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2D10" w14:textId="07D9578F" w:rsidR="00A9242B" w:rsidRPr="008B3A34" w:rsidRDefault="00A9242B" w:rsidP="008B3A34">
      <w:pPr>
        <w:pStyle w:val="NoSpacing"/>
        <w:spacing w:line="276" w:lineRule="auto"/>
        <w:rPr>
          <w:b/>
          <w:bCs/>
          <w:sz w:val="32"/>
          <w:szCs w:val="32"/>
        </w:rPr>
      </w:pPr>
      <w:r w:rsidRPr="008B3A34">
        <w:rPr>
          <w:b/>
          <w:bCs/>
          <w:sz w:val="32"/>
          <w:szCs w:val="32"/>
        </w:rPr>
        <w:t>S</w:t>
      </w:r>
      <w:r w:rsidR="00AF43C4" w:rsidRPr="008B3A34">
        <w:rPr>
          <w:b/>
          <w:bCs/>
          <w:sz w:val="32"/>
          <w:szCs w:val="32"/>
        </w:rPr>
        <w:t>enior Azure Data</w:t>
      </w:r>
      <w:r w:rsidR="00604717" w:rsidRPr="008B3A34">
        <w:rPr>
          <w:b/>
          <w:bCs/>
          <w:sz w:val="32"/>
          <w:szCs w:val="32"/>
        </w:rPr>
        <w:t xml:space="preserve"> Engineer</w:t>
      </w:r>
    </w:p>
    <w:p w14:paraId="5C1B021E" w14:textId="4B6AFF59" w:rsidR="00B56137" w:rsidRPr="008B3A34" w:rsidRDefault="008B3A34" w:rsidP="008B3A34">
      <w:pPr>
        <w:pStyle w:val="NoSpacing"/>
        <w:pBdr>
          <w:bottom w:val="single" w:sz="4" w:space="1" w:color="auto"/>
        </w:pBdr>
        <w:rPr>
          <w:b/>
          <w:noProof/>
          <w:sz w:val="32"/>
          <w:szCs w:val="32"/>
          <w14:ligatures w14:val="standardContextual"/>
        </w:rPr>
      </w:pPr>
      <w:r w:rsidRPr="008B3A34">
        <w:rPr>
          <w:rFonts w:ascii="Arial" w:eastAsia="Arial" w:hAnsi="Arial" w:cs="Arial"/>
          <w:b/>
          <w:noProof/>
          <w:color w:val="000000"/>
          <w:sz w:val="32"/>
          <w:szCs w:val="32"/>
          <w:lang w:eastAsia="en-US"/>
        </w:rPr>
        <w:drawing>
          <wp:anchor distT="0" distB="0" distL="114300" distR="114300" simplePos="0" relativeHeight="251661312" behindDoc="0" locked="0" layoutInCell="1" allowOverlap="1" wp14:anchorId="58FD3AC8" wp14:editId="0ABA9428">
            <wp:simplePos x="0" y="0"/>
            <wp:positionH relativeFrom="margin">
              <wp:posOffset>4907280</wp:posOffset>
            </wp:positionH>
            <wp:positionV relativeFrom="margin">
              <wp:posOffset>220980</wp:posOffset>
            </wp:positionV>
            <wp:extent cx="617220" cy="617220"/>
            <wp:effectExtent l="0" t="0" r="0" b="0"/>
            <wp:wrapSquare wrapText="bothSides"/>
            <wp:docPr id="622509806" name="Picture 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9806" name="Picture 9"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3A34">
        <w:rPr>
          <w:b/>
          <w:noProof/>
          <w:sz w:val="32"/>
          <w:szCs w:val="32"/>
          <w:lang w:eastAsia="en-US"/>
          <w14:ligatures w14:val="standardContextual"/>
        </w:rPr>
        <w:drawing>
          <wp:anchor distT="0" distB="0" distL="114300" distR="114300" simplePos="0" relativeHeight="251660288" behindDoc="1" locked="0" layoutInCell="1" allowOverlap="1" wp14:anchorId="62D89673" wp14:editId="63BA5D08">
            <wp:simplePos x="0" y="0"/>
            <wp:positionH relativeFrom="column">
              <wp:posOffset>5553075</wp:posOffset>
            </wp:positionH>
            <wp:positionV relativeFrom="paragraph">
              <wp:posOffset>29845</wp:posOffset>
            </wp:positionV>
            <wp:extent cx="474880" cy="647700"/>
            <wp:effectExtent l="0" t="0" r="1905" b="0"/>
            <wp:wrapNone/>
            <wp:docPr id="1543157635" name="Picture 6"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atabricks Certified Data Engineer Associate | Databric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880" cy="647700"/>
                    </a:xfrm>
                    <a:prstGeom prst="rect">
                      <a:avLst/>
                    </a:prstGeom>
                    <a:noFill/>
                  </pic:spPr>
                </pic:pic>
              </a:graphicData>
            </a:graphic>
            <wp14:sizeRelH relativeFrom="page">
              <wp14:pctWidth>0</wp14:pctWidth>
            </wp14:sizeRelH>
            <wp14:sizeRelV relativeFrom="page">
              <wp14:pctHeight>0</wp14:pctHeight>
            </wp14:sizeRelV>
          </wp:anchor>
        </w:drawing>
      </w:r>
      <w:r w:rsidRPr="008B3A34">
        <w:rPr>
          <w:b/>
          <w:noProof/>
          <w:sz w:val="32"/>
          <w:szCs w:val="32"/>
          <w:lang w:eastAsia="en-US"/>
          <w14:ligatures w14:val="standardContextual"/>
        </w:rPr>
        <w:drawing>
          <wp:anchor distT="0" distB="0" distL="114300" distR="114300" simplePos="0" relativeHeight="251659264" behindDoc="1" locked="0" layoutInCell="1" allowOverlap="1" wp14:anchorId="2A10A873" wp14:editId="0D74396D">
            <wp:simplePos x="0" y="0"/>
            <wp:positionH relativeFrom="margin">
              <wp:align>right</wp:align>
            </wp:positionH>
            <wp:positionV relativeFrom="margin">
              <wp:posOffset>220980</wp:posOffset>
            </wp:positionV>
            <wp:extent cx="617220" cy="617220"/>
            <wp:effectExtent l="0" t="0" r="0" b="0"/>
            <wp:wrapTight wrapText="bothSides">
              <wp:wrapPolygon edited="0">
                <wp:start x="8667" y="0"/>
                <wp:lineTo x="4000" y="1333"/>
                <wp:lineTo x="0" y="6000"/>
                <wp:lineTo x="0" y="12000"/>
                <wp:lineTo x="6000" y="20000"/>
                <wp:lineTo x="7333" y="20667"/>
                <wp:lineTo x="13333" y="20667"/>
                <wp:lineTo x="14667" y="20000"/>
                <wp:lineTo x="20667" y="12000"/>
                <wp:lineTo x="20667" y="6000"/>
                <wp:lineTo x="16667" y="1333"/>
                <wp:lineTo x="12000" y="0"/>
                <wp:lineTo x="8667" y="0"/>
              </wp:wrapPolygon>
            </wp:wrapTight>
            <wp:docPr id="1491209547" name="Picture 5"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icrosoft Certified: Azure Data Engineer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14:sizeRelH relativeFrom="page">
              <wp14:pctWidth>0</wp14:pctWidth>
            </wp14:sizeRelH>
            <wp14:sizeRelV relativeFrom="page">
              <wp14:pctHeight>0</wp14:pctHeight>
            </wp14:sizeRelV>
          </wp:anchor>
        </w:drawing>
      </w:r>
      <w:r w:rsidR="00B56137" w:rsidRPr="008B3A34">
        <w:rPr>
          <w:b/>
          <w:noProof/>
          <w:sz w:val="32"/>
          <w:szCs w:val="32"/>
          <w14:ligatures w14:val="standardContextual"/>
        </w:rPr>
        <w:t>Sweshik Rao Nemarukommula</w:t>
      </w:r>
    </w:p>
    <w:p w14:paraId="132D1789" w14:textId="0C821137" w:rsidR="00B56137" w:rsidRPr="006375DE" w:rsidRDefault="00B56137" w:rsidP="008B3A34">
      <w:pPr>
        <w:pStyle w:val="NoSpacing"/>
        <w:pBdr>
          <w:bottom w:val="single" w:sz="4" w:space="1" w:color="auto"/>
        </w:pBdr>
        <w:rPr>
          <w:noProof/>
          <w14:ligatures w14:val="standardContextual"/>
        </w:rPr>
      </w:pPr>
      <w:r w:rsidRPr="006375DE">
        <w:rPr>
          <w:b/>
          <w:bCs/>
          <w:noProof/>
          <w14:ligatures w14:val="standardContextual"/>
        </w:rPr>
        <w:t>E-mail:</w:t>
      </w:r>
      <w:r w:rsidRPr="006375DE">
        <w:rPr>
          <w:noProof/>
          <w14:ligatures w14:val="standardContextual"/>
        </w:rPr>
        <w:t xml:space="preserve"> </w:t>
      </w:r>
      <w:hyperlink r:id="rId11" w:history="1">
        <w:r w:rsidRPr="006375DE">
          <w:rPr>
            <w:rStyle w:val="Hyperlink"/>
            <w:noProof/>
            <w14:ligatures w14:val="standardContextual"/>
          </w:rPr>
          <w:t>sweshiknemarukommula@gmail.com</w:t>
        </w:r>
      </w:hyperlink>
      <w:r w:rsidR="00494925" w:rsidRPr="006375DE">
        <w:rPr>
          <w:noProof/>
          <w14:ligatures w14:val="standardContextual"/>
        </w:rPr>
        <w:t xml:space="preserve">                                                                                                                              </w:t>
      </w:r>
    </w:p>
    <w:p w14:paraId="43ECA60E" w14:textId="5E690F99" w:rsidR="00B56137" w:rsidRPr="006375DE" w:rsidRDefault="00B56137" w:rsidP="008B3A34">
      <w:pPr>
        <w:pStyle w:val="NoSpacing"/>
        <w:pBdr>
          <w:bottom w:val="single" w:sz="4" w:space="1" w:color="auto"/>
        </w:pBdr>
        <w:tabs>
          <w:tab w:val="right" w:pos="10466"/>
        </w:tabs>
        <w:rPr>
          <w:noProof/>
          <w:lang w:val="fr-FR"/>
          <w14:ligatures w14:val="standardContextual"/>
        </w:rPr>
      </w:pPr>
      <w:r w:rsidRPr="006375DE">
        <w:rPr>
          <w:b/>
          <w:bCs/>
          <w:noProof/>
          <w:lang w:val="fr-FR"/>
          <w14:ligatures w14:val="standardContextual"/>
        </w:rPr>
        <w:t>Phone:</w:t>
      </w:r>
      <w:r w:rsidRPr="006375DE">
        <w:rPr>
          <w:noProof/>
          <w:lang w:val="fr-FR"/>
          <w14:ligatures w14:val="standardContextual"/>
        </w:rPr>
        <w:t xml:space="preserve"> +1 (480) 806-9289                                                                                                     </w:t>
      </w:r>
      <w:r w:rsidR="006F38FD" w:rsidRPr="006375DE">
        <w:rPr>
          <w:noProof/>
          <w:lang w:val="fr-FR"/>
          <w14:ligatures w14:val="standardContextual"/>
        </w:rPr>
        <w:tab/>
      </w:r>
    </w:p>
    <w:p w14:paraId="110418F2" w14:textId="3E8CCFF0" w:rsidR="008B3A34" w:rsidRDefault="00B56137" w:rsidP="008B3A34">
      <w:pPr>
        <w:pStyle w:val="NoSpacing"/>
        <w:pBdr>
          <w:bottom w:val="single" w:sz="4" w:space="1" w:color="auto"/>
        </w:pBdr>
        <w:tabs>
          <w:tab w:val="left" w:pos="9780"/>
        </w:tabs>
        <w:rPr>
          <w:noProof/>
          <w14:ligatures w14:val="standardContextual"/>
        </w:rPr>
      </w:pPr>
      <w:r w:rsidRPr="00B56137">
        <w:rPr>
          <w:b/>
          <w:bCs/>
          <w:noProof/>
          <w14:ligatures w14:val="standardContextual"/>
        </w:rPr>
        <w:t>LinkedIn:</w:t>
      </w:r>
      <w:r w:rsidRPr="00B56137">
        <w:rPr>
          <w:noProof/>
          <w14:ligatures w14:val="standardContextual"/>
        </w:rPr>
        <w:t xml:space="preserve"> </w:t>
      </w:r>
      <w:hyperlink r:id="rId12" w:history="1">
        <w:r w:rsidR="008B3A34" w:rsidRPr="00382245">
          <w:rPr>
            <w:rStyle w:val="Hyperlink"/>
            <w:noProof/>
            <w14:ligatures w14:val="standardContextual"/>
          </w:rPr>
          <w:t>www.linkedin.com/in/sweshik-rao-nemarukommula-47943416a</w:t>
        </w:r>
      </w:hyperlink>
    </w:p>
    <w:p w14:paraId="2F0863A5" w14:textId="75243D51" w:rsidR="00B56137" w:rsidRPr="00B56137" w:rsidRDefault="00B56137" w:rsidP="008B3A34">
      <w:pPr>
        <w:pStyle w:val="NoSpacing"/>
        <w:pBdr>
          <w:bottom w:val="single" w:sz="4" w:space="1" w:color="auto"/>
        </w:pBdr>
        <w:tabs>
          <w:tab w:val="left" w:pos="9780"/>
        </w:tabs>
        <w:rPr>
          <w:noProof/>
          <w14:ligatures w14:val="standardContextual"/>
        </w:rPr>
      </w:pPr>
    </w:p>
    <w:p w14:paraId="097A3252" w14:textId="61A6980C" w:rsidR="00A9242B" w:rsidRDefault="00905F19" w:rsidP="00A9242B">
      <w:pPr>
        <w:spacing w:after="0" w:line="276" w:lineRule="auto"/>
        <w:rPr>
          <w:b/>
          <w:sz w:val="20"/>
          <w:szCs w:val="20"/>
        </w:rPr>
      </w:pPr>
      <w:r w:rsidRPr="002D575A">
        <w:rPr>
          <w:b/>
          <w:sz w:val="20"/>
          <w:szCs w:val="20"/>
          <w:u w:val="single"/>
        </w:rPr>
        <w:t>SUMMARY PROFESSIONAL</w:t>
      </w:r>
      <w:r w:rsidR="00A9242B" w:rsidRPr="002D575A">
        <w:rPr>
          <w:b/>
          <w:sz w:val="20"/>
          <w:szCs w:val="20"/>
        </w:rPr>
        <w:t>:</w:t>
      </w:r>
    </w:p>
    <w:p w14:paraId="47204668"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Leveraging over a decade of comprehensive IT experience, I've cultivated specialized expertise in Data Engineering, demonstrating meticulous attention to analysis, architectural design, and solution development across enterprise environments.</w:t>
      </w:r>
    </w:p>
    <w:p w14:paraId="3C39D30E"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Extensive hands-on experience implementing Azure Cloud ecosystem components including Azure Data Factory for orchestration, Azure Databricks for processing, Azure Logic Apps for workflow automation, Azure Function Apps for serverless computing, Azure Analysis Services for semantic modeling, Azure Synapse Analytics for enterprise analytics, Azure DevOps services for CI/CD implementation, Azure Virtual Machines for infrastructure needs, and MS Fabric for unified analytics.</w:t>
      </w:r>
    </w:p>
    <w:p w14:paraId="1162A0AC"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Successfully established hybrid cloud architectures by integrating on-premises data sources with Azure Stack services, implementing secure data transfer mechanisms via Azure Data Lake Storage (ADLS Gen2) and orchestrating efficient data movement between Data Lake, Azure Blob Storage, and Azure Virtual Machines with optimized throughput.</w:t>
      </w:r>
    </w:p>
    <w:p w14:paraId="0FBA9F22"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Mastered diverse Activities in Azure Data Factory to architect highly scalable, resilient Data Pipelines while implementing cutting-edge Data Flow capabilities for code-free ETL operations and leveraging Zero Copy Cloning technology for efficient, storage-optimized data movement across environments.</w:t>
      </w:r>
    </w:p>
    <w:p w14:paraId="05779B1F"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Developed sophisticated Azure Data Factory mapping data flows enabling complex visual data transformations without requiring coding expertise, while implementing enterprise-grade Change Data Capture patterns ensuring efficient incremental loading strategies for optimal processing.</w:t>
      </w:r>
    </w:p>
    <w:p w14:paraId="5886977A"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Designed and implemented comprehensive Azure Data Factory monitoring solutions with customized alerts, detailed logging mechanisms, and performance optimization strategies while establishing robust error handling frameworks for production reliability.</w:t>
      </w:r>
    </w:p>
    <w:p w14:paraId="3E6E0B65"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Engineered parameterized Azure Data Factory pipelines supporting dynamic execution paths based on runtime variables, conditional logic, and complex business rules, enabling flexible data processing workflows adaptable to changing requirements.</w:t>
      </w:r>
    </w:p>
    <w:p w14:paraId="1EB806FF"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Constructed custom Azure Data Factory activities using advanced .NET development practices and seamlessly integrated them with Azure functions to facilitate specialized transformation requirements beyond standard capabilities.</w:t>
      </w:r>
    </w:p>
    <w:p w14:paraId="14F12E4B"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Architected enterprise-grade Azure Data Factory solutions incorporating comprehensive logging frameworks, detailed auditing capabilities, and sophisticated pipeline metadata management systems supporting operational excellence.</w:t>
      </w:r>
    </w:p>
    <w:p w14:paraId="0389BBEE"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Configured real-time data ingestion frameworks leveraging various Azure Data Factory trigger mechanisms (Schedule, Tumbling Window, Event) enabling automated pipeline execution synchronized with business requirements and data availability.</w:t>
      </w:r>
    </w:p>
    <w:p w14:paraId="55FB5447"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Established modular, component-based Azure Data Factory architectures maximizing reusability through standardized templates and global parameters, ensuring consistent implementation patterns across the enterprise.</w:t>
      </w:r>
    </w:p>
    <w:p w14:paraId="25DD1830"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Deployed Azure Data Factory Self-Hosted Integration Runtime nodes in strategic network locations to establish secure connectivity to on-premises data sources while maintaining optimal performance through load balancing and high availability configurations.</w:t>
      </w:r>
    </w:p>
    <w:p w14:paraId="2DF5AE99"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Leveraged Azure Purview capabilities to design and implement a comprehensive data governance strategy encompassing data discovery, classification, and lineage tracking to ensure data integrity, regulatory compliance, and authorized access.</w:t>
      </w:r>
    </w:p>
    <w:p w14:paraId="4537F029"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Created strategic integrations between Azure Purview and diverse Azure services enabling automated data discovery, comprehensive classification frameworks, and end-to-end lineage tracking across the data ecosystem.</w:t>
      </w:r>
    </w:p>
    <w:p w14:paraId="0E0520CD"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Demonstrated advanced proficiency in leveraging the full spectrum of Azure Databricks capabilities including cutting-edge Delta Live Tables technology to drive sophisticated data-driven decision-making processes and extract maximum business value.</w:t>
      </w:r>
    </w:p>
    <w:p w14:paraId="75C80C05"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 xml:space="preserve">Developed robust Apache Spark data processing pipelines using Scala, Python and </w:t>
      </w:r>
      <w:proofErr w:type="spellStart"/>
      <w:r w:rsidRPr="00E330C2">
        <w:rPr>
          <w:sz w:val="20"/>
          <w:szCs w:val="20"/>
        </w:rPr>
        <w:t>PySpark</w:t>
      </w:r>
      <w:proofErr w:type="spellEnd"/>
      <w:r w:rsidRPr="00E330C2">
        <w:rPr>
          <w:sz w:val="20"/>
          <w:szCs w:val="20"/>
        </w:rPr>
        <w:t>, implementing distributed computing patterns to facilitate highly efficient data transformation, processing, and analytical operations at enterprise scale.</w:t>
      </w:r>
    </w:p>
    <w:p w14:paraId="16821AD3"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Created sophisticated Python scripts enabling comprehensive exploratory data analysis (EDA), advanced data wrangling techniques, and in-depth statistical analysis contributing to actionable data insights supporting business objectives.</w:t>
      </w:r>
    </w:p>
    <w:p w14:paraId="184BBFA3"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 xml:space="preserve">Fine-tuned </w:t>
      </w:r>
      <w:proofErr w:type="spellStart"/>
      <w:r w:rsidRPr="00E330C2">
        <w:rPr>
          <w:sz w:val="20"/>
          <w:szCs w:val="20"/>
        </w:rPr>
        <w:t>PySpark</w:t>
      </w:r>
      <w:proofErr w:type="spellEnd"/>
      <w:r w:rsidRPr="00E330C2">
        <w:rPr>
          <w:sz w:val="20"/>
          <w:szCs w:val="20"/>
        </w:rPr>
        <w:t xml:space="preserve"> data processing workflows through optimization of RDD operations, implementation of strategic partition schemes, and memory configuration for maximum performance in large-scale distributed computing environments.</w:t>
      </w:r>
    </w:p>
    <w:p w14:paraId="2D037F6C"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Successfully implemented Delta Live Tables architecture and Time Travel capabilities within Azure Databricks workflows, enabling comprehensive data lineage management, point-in-time recovery scenarios, and historical data analysis.</w:t>
      </w:r>
    </w:p>
    <w:p w14:paraId="7A3C1657"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 xml:space="preserve">Leveraged </w:t>
      </w:r>
      <w:proofErr w:type="spellStart"/>
      <w:r w:rsidRPr="00E330C2">
        <w:rPr>
          <w:sz w:val="20"/>
          <w:szCs w:val="20"/>
        </w:rPr>
        <w:t>PySpark's</w:t>
      </w:r>
      <w:proofErr w:type="spellEnd"/>
      <w:r w:rsidRPr="00E330C2">
        <w:rPr>
          <w:sz w:val="20"/>
          <w:szCs w:val="20"/>
        </w:rPr>
        <w:t xml:space="preserve"> distributed computing capabilities for implementing complex ETL transformations and Delta Live Tables frameworks across diverse structured and unstructured data sources in multi-petabyte environments.</w:t>
      </w:r>
    </w:p>
    <w:p w14:paraId="6E320C14"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Demonstrated expertise in designing sophisticated workflow automation solutions utilizing Azure Logic Apps and Azure Event Hubs, enabling real-time data streaming capabilities with enterprise-grade reliability and scalability.</w:t>
      </w:r>
    </w:p>
    <w:p w14:paraId="11063A81" w14:textId="77777777" w:rsidR="00E330C2" w:rsidRPr="00E330C2" w:rsidRDefault="00E330C2" w:rsidP="008B3A34">
      <w:pPr>
        <w:numPr>
          <w:ilvl w:val="0"/>
          <w:numId w:val="7"/>
        </w:numPr>
        <w:spacing w:after="0" w:line="240" w:lineRule="auto"/>
        <w:jc w:val="both"/>
        <w:rPr>
          <w:sz w:val="20"/>
          <w:szCs w:val="20"/>
        </w:rPr>
      </w:pPr>
      <w:r w:rsidRPr="00E330C2">
        <w:rPr>
          <w:sz w:val="20"/>
          <w:szCs w:val="20"/>
        </w:rPr>
        <w:lastRenderedPageBreak/>
        <w:t>Successfully implemented and optimized Azure Functions, Azure Storage solutions, and Azure Virtual Machine infrastructures supporting large-scale, mission-critical enterprise-level ERP integration systems.</w:t>
      </w:r>
    </w:p>
    <w:p w14:paraId="36FF153F"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Demonstrated comprehensive expertise in managing Azure DevOps toolchain for establishing automated Continuous Integration and Deployment (CI/CD) pipelines and implementing infrastructure as code deployments using industry best practices.</w:t>
      </w:r>
    </w:p>
    <w:p w14:paraId="72DED612"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Accumulated extensive experience managing Azure DevOps repositories, configuring build pipelines, and implementing sophisticated release management practices enabling automated deployments across development, testing, and production environments.</w:t>
      </w:r>
    </w:p>
    <w:p w14:paraId="69C7559D"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Demonstrated advanced proficiency in leveraging Azure Synapse Analytics capabilities to orchestrate data integration processes, optimize data flow orchestration, and deliver business intelligence insights through unified analytics platform.</w:t>
      </w:r>
    </w:p>
    <w:p w14:paraId="1F2C6997"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Implemented comprehensive Azure Key Vault configurations for centralized secure key management, credential storage solutions, and certificate management across distributed enterprise applications.</w:t>
      </w:r>
    </w:p>
    <w:p w14:paraId="05DB7B82"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Designed and implemented integrations between Azure Key Vault and various data processing services ensuring secure, centralized credential management in mission-critical production environments with automated rotation policies.</w:t>
      </w:r>
    </w:p>
    <w:p w14:paraId="501DDFCD"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Successfully implemented DBT (Data Build Tool) modeling frameworks for transformation logic in analytics workflows, significantly enhancing data modeling capabilities through version-controlled, testable transformation pipelines.</w:t>
      </w:r>
    </w:p>
    <w:p w14:paraId="251F9071"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Leveraged Microsoft Entra ID capabilities for robust identity and access management, configuring Single Sign-On implementations and establishing comprehensive security protocols across cloud environments.</w:t>
      </w:r>
    </w:p>
    <w:p w14:paraId="46F51824"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Implemented sophisticated Microsoft Entra ID conditional access policies and multi-factor authentication strategies to enhance security posture in cloud environments while maintaining seamless user experience.</w:t>
      </w:r>
    </w:p>
    <w:p w14:paraId="43ABF5CB"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Strategically leveraged Unity Catalog for implementing unified governance frameworks across multiple Azure Databricks workspaces, establishing fine-grained access controls on data objects ensuring appropriate data visibility.</w:t>
      </w:r>
    </w:p>
    <w:p w14:paraId="370148FC" w14:textId="77777777" w:rsidR="00E330C2" w:rsidRPr="00E330C2" w:rsidRDefault="00E330C2" w:rsidP="008B3A34">
      <w:pPr>
        <w:numPr>
          <w:ilvl w:val="0"/>
          <w:numId w:val="7"/>
        </w:numPr>
        <w:spacing w:after="0" w:line="240" w:lineRule="auto"/>
        <w:jc w:val="both"/>
        <w:rPr>
          <w:sz w:val="20"/>
          <w:szCs w:val="20"/>
        </w:rPr>
      </w:pPr>
      <w:r w:rsidRPr="00E330C2">
        <w:rPr>
          <w:sz w:val="20"/>
          <w:szCs w:val="20"/>
        </w:rPr>
        <w:t xml:space="preserve">Configured and optimized Unity Catalog </w:t>
      </w:r>
      <w:proofErr w:type="spellStart"/>
      <w:r w:rsidRPr="00E330C2">
        <w:rPr>
          <w:sz w:val="20"/>
          <w:szCs w:val="20"/>
        </w:rPr>
        <w:t>metastore</w:t>
      </w:r>
      <w:proofErr w:type="spellEnd"/>
      <w:r w:rsidRPr="00E330C2">
        <w:rPr>
          <w:sz w:val="20"/>
          <w:szCs w:val="20"/>
        </w:rPr>
        <w:t xml:space="preserve"> connections to diverse external data sources, significantly enhancing data discovery capabilities and governance controls across the enterprise data landscape.</w:t>
      </w:r>
    </w:p>
    <w:p w14:paraId="65FCE560" w14:textId="585C9599" w:rsidR="00A9242B" w:rsidRPr="008E6CFB" w:rsidRDefault="00A9242B" w:rsidP="008B3A34">
      <w:pPr>
        <w:spacing w:after="0" w:line="240" w:lineRule="auto"/>
        <w:jc w:val="both"/>
        <w:rPr>
          <w:sz w:val="20"/>
          <w:szCs w:val="20"/>
        </w:rPr>
      </w:pPr>
      <w:r w:rsidRPr="008E6CFB">
        <w:rPr>
          <w:b/>
          <w:color w:val="000000"/>
          <w:sz w:val="20"/>
          <w:szCs w:val="20"/>
          <w:u w:val="single"/>
        </w:rPr>
        <w:t>TECHNICAL SKILLS</w:t>
      </w:r>
    </w:p>
    <w:p w14:paraId="743FA492" w14:textId="61880D55" w:rsidR="00AA46C7" w:rsidRDefault="00AA46C7" w:rsidP="008B3A34">
      <w:pPr>
        <w:spacing w:after="0" w:line="240" w:lineRule="auto"/>
        <w:jc w:val="both"/>
        <w:rPr>
          <w:sz w:val="20"/>
          <w:szCs w:val="20"/>
        </w:rPr>
      </w:pPr>
      <w:r w:rsidRPr="00AA46C7">
        <w:rPr>
          <w:rFonts w:eastAsia="Arial"/>
          <w:b/>
          <w:color w:val="000000"/>
          <w:sz w:val="20"/>
          <w:szCs w:val="20"/>
        </w:rPr>
        <w:t>Azure Services</w:t>
      </w:r>
      <w:r w:rsidR="00EA1FFE">
        <w:rPr>
          <w:rFonts w:eastAsia="Arial"/>
          <w:b/>
          <w:color w:val="000000"/>
          <w:sz w:val="20"/>
          <w:szCs w:val="20"/>
        </w:rPr>
        <w:t>:</w:t>
      </w:r>
      <w:r w:rsidR="00494431">
        <w:rPr>
          <w:rFonts w:eastAsia="Arial"/>
          <w:b/>
          <w:color w:val="000000"/>
          <w:sz w:val="20"/>
          <w:szCs w:val="20"/>
        </w:rPr>
        <w:t xml:space="preserve"> </w:t>
      </w:r>
      <w:r w:rsidRPr="00AA46C7">
        <w:rPr>
          <w:sz w:val="20"/>
          <w:szCs w:val="20"/>
        </w:rPr>
        <w:t>Azure Data Factory (ADF), Azure Data Lake Storage (ADLS Gen2), Azure Blob Storage, Azure Databricks,</w:t>
      </w:r>
    </w:p>
    <w:p w14:paraId="00DF75BA" w14:textId="52DA3BCD" w:rsidR="00494431" w:rsidRDefault="00AA46C7" w:rsidP="008B3A34">
      <w:pPr>
        <w:spacing w:after="0" w:line="240" w:lineRule="auto"/>
        <w:ind w:left="2880" w:hanging="2880"/>
        <w:jc w:val="both"/>
        <w:rPr>
          <w:sz w:val="20"/>
          <w:szCs w:val="20"/>
        </w:rPr>
      </w:pPr>
      <w:r w:rsidRPr="00AA46C7">
        <w:rPr>
          <w:sz w:val="20"/>
          <w:szCs w:val="20"/>
        </w:rPr>
        <w:t>Azure SQL Database, Azure Analysis Services, Azure Synapse Analytics, Logic</w:t>
      </w:r>
      <w:r w:rsidR="004C3AD7">
        <w:rPr>
          <w:sz w:val="20"/>
          <w:szCs w:val="20"/>
        </w:rPr>
        <w:t xml:space="preserve"> </w:t>
      </w:r>
      <w:r w:rsidRPr="00AA46C7">
        <w:rPr>
          <w:sz w:val="20"/>
          <w:szCs w:val="20"/>
        </w:rPr>
        <w:t>Apps,</w:t>
      </w:r>
      <w:r w:rsidR="008E6CFB">
        <w:rPr>
          <w:sz w:val="20"/>
          <w:szCs w:val="20"/>
        </w:rPr>
        <w:t xml:space="preserve"> </w:t>
      </w:r>
      <w:r w:rsidRPr="00AA46C7">
        <w:rPr>
          <w:sz w:val="20"/>
          <w:szCs w:val="20"/>
        </w:rPr>
        <w:t>Azure</w:t>
      </w:r>
      <w:r w:rsidR="004C3AD7">
        <w:rPr>
          <w:sz w:val="20"/>
          <w:szCs w:val="20"/>
        </w:rPr>
        <w:t xml:space="preserve"> </w:t>
      </w:r>
      <w:r w:rsidRPr="00AA46C7">
        <w:rPr>
          <w:sz w:val="20"/>
          <w:szCs w:val="20"/>
        </w:rPr>
        <w:t>Functions,</w:t>
      </w:r>
      <w:r w:rsidR="00AE1BA1">
        <w:rPr>
          <w:sz w:val="20"/>
          <w:szCs w:val="20"/>
        </w:rPr>
        <w:t xml:space="preserve"> </w:t>
      </w:r>
      <w:r w:rsidRPr="00AA46C7">
        <w:rPr>
          <w:sz w:val="20"/>
          <w:szCs w:val="20"/>
        </w:rPr>
        <w:t>Azure</w:t>
      </w:r>
      <w:r w:rsidR="004C3AD7">
        <w:rPr>
          <w:sz w:val="20"/>
          <w:szCs w:val="20"/>
        </w:rPr>
        <w:t xml:space="preserve"> </w:t>
      </w:r>
      <w:r w:rsidRPr="00AA46C7">
        <w:rPr>
          <w:sz w:val="20"/>
          <w:szCs w:val="20"/>
        </w:rPr>
        <w:t>Monitor,</w:t>
      </w:r>
    </w:p>
    <w:p w14:paraId="045F19B3" w14:textId="5C2EB7A9" w:rsidR="00AA46C7" w:rsidRPr="00AA46C7" w:rsidRDefault="00AA46C7" w:rsidP="008B3A34">
      <w:pPr>
        <w:spacing w:after="0" w:line="240" w:lineRule="auto"/>
        <w:jc w:val="both"/>
        <w:rPr>
          <w:sz w:val="20"/>
          <w:szCs w:val="20"/>
        </w:rPr>
      </w:pPr>
      <w:r w:rsidRPr="00AA46C7">
        <w:rPr>
          <w:sz w:val="20"/>
          <w:szCs w:val="20"/>
        </w:rPr>
        <w:t>Azure Active Directory, Azure Key Vault, Azure Virtua</w:t>
      </w:r>
      <w:r w:rsidR="00494431">
        <w:rPr>
          <w:sz w:val="20"/>
          <w:szCs w:val="20"/>
        </w:rPr>
        <w:t xml:space="preserve">l </w:t>
      </w:r>
      <w:r w:rsidRPr="00AA46C7">
        <w:rPr>
          <w:sz w:val="20"/>
          <w:szCs w:val="20"/>
        </w:rPr>
        <w:t>Machines,</w:t>
      </w:r>
      <w:r w:rsidR="00EA1FFE">
        <w:rPr>
          <w:sz w:val="20"/>
          <w:szCs w:val="20"/>
        </w:rPr>
        <w:t xml:space="preserve"> </w:t>
      </w:r>
      <w:r w:rsidRPr="00AA46C7">
        <w:rPr>
          <w:sz w:val="20"/>
          <w:szCs w:val="20"/>
        </w:rPr>
        <w:t>Snowflake,</w:t>
      </w:r>
      <w:r w:rsidR="00EA1FFE">
        <w:rPr>
          <w:sz w:val="20"/>
          <w:szCs w:val="20"/>
        </w:rPr>
        <w:t xml:space="preserve"> </w:t>
      </w:r>
      <w:r w:rsidRPr="00AA46C7">
        <w:rPr>
          <w:sz w:val="20"/>
          <w:szCs w:val="20"/>
        </w:rPr>
        <w:t>Azure DevOps, MS Fabric, Azure Event Hubs</w:t>
      </w:r>
      <w:r w:rsidR="004C3AD7">
        <w:rPr>
          <w:sz w:val="20"/>
          <w:szCs w:val="20"/>
        </w:rPr>
        <w:t>, Azure HDInsight, Azure Purview.</w:t>
      </w:r>
    </w:p>
    <w:p w14:paraId="1693A9DD" w14:textId="77777777" w:rsidR="00074B20" w:rsidRDefault="00AA46C7" w:rsidP="008B3A34">
      <w:pPr>
        <w:spacing w:after="0" w:line="240" w:lineRule="auto"/>
        <w:ind w:left="2880" w:hanging="2880"/>
        <w:jc w:val="both"/>
        <w:rPr>
          <w:rFonts w:eastAsia="Arial"/>
          <w:color w:val="000000"/>
          <w:sz w:val="20"/>
          <w:szCs w:val="20"/>
        </w:rPr>
      </w:pPr>
      <w:r w:rsidRPr="00AA46C7">
        <w:rPr>
          <w:rFonts w:eastAsia="Arial"/>
          <w:b/>
          <w:bCs/>
          <w:color w:val="000000"/>
          <w:sz w:val="20"/>
          <w:szCs w:val="20"/>
        </w:rPr>
        <w:t>Big Data Technologies:</w:t>
      </w:r>
      <w:r w:rsidR="00EA1FFE">
        <w:rPr>
          <w:rFonts w:eastAsia="Arial"/>
          <w:b/>
          <w:bCs/>
          <w:color w:val="000000"/>
          <w:sz w:val="20"/>
          <w:szCs w:val="20"/>
        </w:rPr>
        <w:t xml:space="preserve"> </w:t>
      </w:r>
      <w:r w:rsidRPr="00AA46C7">
        <w:rPr>
          <w:sz w:val="20"/>
          <w:szCs w:val="20"/>
        </w:rPr>
        <w:t>MapReduce, Hive, Flume, Py</w:t>
      </w:r>
      <w:r w:rsidR="00EA1FFE">
        <w:rPr>
          <w:sz w:val="20"/>
          <w:szCs w:val="20"/>
        </w:rPr>
        <w:t xml:space="preserve"> </w:t>
      </w:r>
      <w:r w:rsidRPr="00AA46C7">
        <w:rPr>
          <w:sz w:val="20"/>
          <w:szCs w:val="20"/>
        </w:rPr>
        <w:t>Spark, Kafka, Spark streaming, Sqoop, Oozie, Zookeeper,</w:t>
      </w:r>
    </w:p>
    <w:p w14:paraId="2384DE42" w14:textId="39E84F57" w:rsidR="00AA46C7" w:rsidRPr="00074B20" w:rsidRDefault="00AA46C7" w:rsidP="008B3A34">
      <w:pPr>
        <w:spacing w:after="0" w:line="240" w:lineRule="auto"/>
        <w:ind w:left="2880" w:hanging="2880"/>
        <w:jc w:val="both"/>
        <w:rPr>
          <w:rFonts w:eastAsia="Arial"/>
          <w:color w:val="000000"/>
          <w:sz w:val="20"/>
          <w:szCs w:val="20"/>
        </w:rPr>
      </w:pPr>
      <w:r w:rsidRPr="00AA46C7">
        <w:rPr>
          <w:sz w:val="20"/>
          <w:szCs w:val="20"/>
        </w:rPr>
        <w:t xml:space="preserve">YARN, Apache Spark, RDD              </w:t>
      </w:r>
    </w:p>
    <w:p w14:paraId="3B4F567B" w14:textId="355EE297" w:rsidR="00AA46C7" w:rsidRPr="00AA46C7" w:rsidRDefault="00AA46C7" w:rsidP="008B3A34">
      <w:pPr>
        <w:spacing w:after="0" w:line="240" w:lineRule="auto"/>
        <w:jc w:val="both"/>
        <w:rPr>
          <w:sz w:val="20"/>
          <w:szCs w:val="20"/>
        </w:rPr>
      </w:pPr>
      <w:r w:rsidRPr="00AA46C7">
        <w:rPr>
          <w:rFonts w:eastAsia="Arial"/>
          <w:b/>
          <w:color w:val="000000"/>
          <w:sz w:val="20"/>
          <w:szCs w:val="20"/>
        </w:rPr>
        <w:t>Hadoop Distribution:</w:t>
      </w:r>
      <w:r w:rsidR="00494431">
        <w:rPr>
          <w:rFonts w:eastAsia="Arial"/>
          <w:b/>
          <w:color w:val="000000"/>
          <w:sz w:val="20"/>
          <w:szCs w:val="20"/>
        </w:rPr>
        <w:t xml:space="preserve"> </w:t>
      </w:r>
      <w:r w:rsidRPr="00AA46C7">
        <w:rPr>
          <w:rFonts w:eastAsia="Arial"/>
          <w:color w:val="000000"/>
          <w:sz w:val="20"/>
          <w:szCs w:val="20"/>
        </w:rPr>
        <w:t>Cloudera, Hortonworks.</w:t>
      </w:r>
    </w:p>
    <w:p w14:paraId="6DB5719D" w14:textId="77777777" w:rsidR="00AA46C7" w:rsidRPr="00AA46C7" w:rsidRDefault="00AA46C7" w:rsidP="008B3A34">
      <w:pPr>
        <w:spacing w:after="0" w:line="240" w:lineRule="auto"/>
        <w:jc w:val="both"/>
        <w:rPr>
          <w:sz w:val="20"/>
          <w:szCs w:val="20"/>
        </w:rPr>
      </w:pPr>
      <w:r w:rsidRPr="00AA46C7">
        <w:rPr>
          <w:rFonts w:eastAsia="Arial"/>
          <w:b/>
          <w:color w:val="000000"/>
          <w:sz w:val="20"/>
          <w:szCs w:val="20"/>
        </w:rPr>
        <w:t>Programming Languages:</w:t>
      </w:r>
      <w:r w:rsidRPr="00AA46C7">
        <w:rPr>
          <w:rFonts w:eastAsia="Arial"/>
          <w:b/>
          <w:color w:val="000000"/>
          <w:sz w:val="20"/>
          <w:szCs w:val="20"/>
        </w:rPr>
        <w:tab/>
      </w:r>
      <w:r w:rsidRPr="00AA46C7">
        <w:rPr>
          <w:sz w:val="20"/>
          <w:szCs w:val="20"/>
        </w:rPr>
        <w:t>SQL, PL/SQL, T-SQL, Python, HiveQL, Scala, Pig.</w:t>
      </w:r>
    </w:p>
    <w:p w14:paraId="64D4986E" w14:textId="14277F6B"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Data Visualization Tools:</w:t>
      </w:r>
      <w:r w:rsidR="00EA1FFE">
        <w:rPr>
          <w:rFonts w:eastAsia="Arial"/>
          <w:b/>
          <w:color w:val="000000"/>
          <w:sz w:val="20"/>
          <w:szCs w:val="20"/>
        </w:rPr>
        <w:t xml:space="preserve"> </w:t>
      </w:r>
      <w:r w:rsidRPr="00AA46C7">
        <w:rPr>
          <w:rFonts w:eastAsia="Arial"/>
          <w:color w:val="000000"/>
          <w:sz w:val="20"/>
          <w:szCs w:val="20"/>
        </w:rPr>
        <w:t>Power BI, Tableau, Cognos.</w:t>
      </w:r>
    </w:p>
    <w:p w14:paraId="4AE8B2AA" w14:textId="2CE7EF22"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Operating Systems:</w:t>
      </w:r>
      <w:ins w:id="0" w:author="sweshik rao" w:date="2025-04-08T12:41:00Z">
        <w:r w:rsidR="00C00D82">
          <w:rPr>
            <w:rFonts w:eastAsia="Arial"/>
            <w:b/>
            <w:color w:val="000000"/>
            <w:sz w:val="20"/>
            <w:szCs w:val="20"/>
          </w:rPr>
          <w:t xml:space="preserve"> </w:t>
        </w:r>
      </w:ins>
      <w:r w:rsidRPr="00AA46C7">
        <w:rPr>
          <w:rFonts w:eastAsia="Arial"/>
          <w:color w:val="000000"/>
          <w:sz w:val="20"/>
          <w:szCs w:val="20"/>
        </w:rPr>
        <w:t>Windows (XP/7/8/10/11), UNIX, Linux, Ubuntu, CentOS.</w:t>
      </w:r>
    </w:p>
    <w:p w14:paraId="5C1B0384" w14:textId="618AC46E"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Build Automation tools:</w:t>
      </w:r>
      <w:ins w:id="1" w:author="sweshik rao" w:date="2025-04-08T12:41:00Z">
        <w:r w:rsidR="00C00D82">
          <w:rPr>
            <w:rFonts w:eastAsia="Arial"/>
            <w:b/>
            <w:color w:val="000000"/>
            <w:sz w:val="20"/>
            <w:szCs w:val="20"/>
          </w:rPr>
          <w:t xml:space="preserve"> </w:t>
        </w:r>
      </w:ins>
      <w:r w:rsidRPr="00AA46C7">
        <w:rPr>
          <w:rFonts w:eastAsia="Arial"/>
          <w:color w:val="000000"/>
          <w:sz w:val="20"/>
          <w:szCs w:val="20"/>
        </w:rPr>
        <w:t>Maven, Jenkins, Ant</w:t>
      </w:r>
      <w:r w:rsidR="000348FB">
        <w:rPr>
          <w:rFonts w:eastAsia="Arial"/>
          <w:color w:val="000000"/>
          <w:sz w:val="20"/>
          <w:szCs w:val="20"/>
        </w:rPr>
        <w:t>.</w:t>
      </w:r>
    </w:p>
    <w:p w14:paraId="1362BE0A" w14:textId="2F5E28E0"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Version Control:</w:t>
      </w:r>
      <w:r w:rsidR="00EA1FFE">
        <w:rPr>
          <w:rFonts w:eastAsia="Arial"/>
          <w:b/>
          <w:color w:val="000000"/>
          <w:sz w:val="20"/>
          <w:szCs w:val="20"/>
        </w:rPr>
        <w:t xml:space="preserve"> </w:t>
      </w:r>
      <w:r w:rsidRPr="00AA46C7">
        <w:rPr>
          <w:rFonts w:eastAsia="Arial"/>
          <w:color w:val="000000"/>
          <w:sz w:val="20"/>
          <w:szCs w:val="20"/>
        </w:rPr>
        <w:t>GIT, Bitbucket, GitHub.</w:t>
      </w:r>
    </w:p>
    <w:p w14:paraId="4E214C5D" w14:textId="38FE0485"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Methodology:</w:t>
      </w:r>
      <w:r w:rsidR="00EA1FFE">
        <w:rPr>
          <w:rFonts w:eastAsia="Arial"/>
          <w:b/>
          <w:color w:val="000000"/>
          <w:sz w:val="20"/>
          <w:szCs w:val="20"/>
        </w:rPr>
        <w:t xml:space="preserve"> </w:t>
      </w:r>
      <w:r w:rsidRPr="00AA46C7">
        <w:rPr>
          <w:rFonts w:eastAsia="Arial"/>
          <w:color w:val="000000"/>
          <w:sz w:val="20"/>
          <w:szCs w:val="20"/>
        </w:rPr>
        <w:t>Agile, Scrum, Waterfall.</w:t>
      </w:r>
    </w:p>
    <w:p w14:paraId="6E7B779B" w14:textId="12251BC4"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Project Management Tools:</w:t>
      </w:r>
      <w:r w:rsidR="004C3AD7">
        <w:rPr>
          <w:rFonts w:eastAsia="Arial"/>
          <w:b/>
          <w:color w:val="000000"/>
          <w:sz w:val="20"/>
          <w:szCs w:val="20"/>
        </w:rPr>
        <w:t xml:space="preserve"> </w:t>
      </w:r>
      <w:r w:rsidRPr="00AA46C7">
        <w:rPr>
          <w:rFonts w:eastAsia="Arial"/>
          <w:color w:val="000000"/>
          <w:sz w:val="20"/>
          <w:szCs w:val="20"/>
        </w:rPr>
        <w:t>JIRA, Confluence.</w:t>
      </w:r>
    </w:p>
    <w:p w14:paraId="11A85DC3" w14:textId="6C7A4390" w:rsidR="00AA46C7" w:rsidRPr="00AA46C7" w:rsidRDefault="00AA46C7" w:rsidP="008B3A34">
      <w:pPr>
        <w:spacing w:after="0" w:line="240" w:lineRule="auto"/>
        <w:jc w:val="both"/>
        <w:rPr>
          <w:rFonts w:eastAsia="Times New Roman"/>
          <w:sz w:val="20"/>
          <w:szCs w:val="20"/>
        </w:rPr>
      </w:pPr>
      <w:r w:rsidRPr="00AA46C7">
        <w:rPr>
          <w:rFonts w:eastAsia="Arial"/>
          <w:b/>
          <w:color w:val="000000"/>
          <w:sz w:val="20"/>
          <w:szCs w:val="20"/>
        </w:rPr>
        <w:t>IDE &amp;Build Tools, Design:</w:t>
      </w:r>
      <w:r w:rsidR="00EA1FFE">
        <w:rPr>
          <w:rFonts w:eastAsia="Arial"/>
          <w:b/>
          <w:color w:val="000000"/>
          <w:sz w:val="20"/>
          <w:szCs w:val="20"/>
        </w:rPr>
        <w:t xml:space="preserve"> </w:t>
      </w:r>
      <w:r w:rsidRPr="00AA46C7">
        <w:rPr>
          <w:rFonts w:eastAsia="Arial"/>
          <w:color w:val="000000"/>
          <w:sz w:val="20"/>
          <w:szCs w:val="20"/>
        </w:rPr>
        <w:t>Eclipse, Visual Studio.</w:t>
      </w:r>
    </w:p>
    <w:p w14:paraId="0321BD69" w14:textId="5D23DD5F" w:rsidR="00AA46C7" w:rsidRPr="006375DE" w:rsidRDefault="00AA46C7" w:rsidP="008B3A34">
      <w:pPr>
        <w:spacing w:after="0" w:line="240" w:lineRule="auto"/>
        <w:jc w:val="both"/>
        <w:rPr>
          <w:rFonts w:eastAsia="Times New Roman"/>
          <w:sz w:val="20"/>
          <w:szCs w:val="20"/>
          <w:lang w:val="fr-FR"/>
        </w:rPr>
      </w:pPr>
      <w:r w:rsidRPr="006375DE">
        <w:rPr>
          <w:rFonts w:eastAsia="Arial"/>
          <w:b/>
          <w:color w:val="000000"/>
          <w:sz w:val="20"/>
          <w:szCs w:val="20"/>
          <w:lang w:val="fr-FR"/>
        </w:rPr>
        <w:t xml:space="preserve">File </w:t>
      </w:r>
      <w:proofErr w:type="gramStart"/>
      <w:r w:rsidRPr="006375DE">
        <w:rPr>
          <w:rFonts w:eastAsia="Arial"/>
          <w:b/>
          <w:color w:val="000000"/>
          <w:sz w:val="20"/>
          <w:szCs w:val="20"/>
          <w:lang w:val="fr-FR"/>
        </w:rPr>
        <w:t>Formats:</w:t>
      </w:r>
      <w:proofErr w:type="gramEnd"/>
      <w:r w:rsidR="00EA1FFE" w:rsidRPr="006375DE">
        <w:rPr>
          <w:rFonts w:eastAsia="Arial"/>
          <w:b/>
          <w:color w:val="000000"/>
          <w:sz w:val="20"/>
          <w:szCs w:val="20"/>
          <w:lang w:val="fr-FR"/>
        </w:rPr>
        <w:t xml:space="preserve"> </w:t>
      </w:r>
      <w:r w:rsidRPr="006375DE">
        <w:rPr>
          <w:rFonts w:eastAsia="Arial"/>
          <w:color w:val="0D0D0D"/>
          <w:sz w:val="20"/>
          <w:szCs w:val="20"/>
          <w:lang w:val="fr-FR"/>
        </w:rPr>
        <w:t xml:space="preserve">JSON, CSV, Parquet, </w:t>
      </w:r>
      <w:proofErr w:type="spellStart"/>
      <w:r w:rsidRPr="006375DE">
        <w:rPr>
          <w:rFonts w:eastAsia="Arial"/>
          <w:color w:val="0D0D0D"/>
          <w:sz w:val="20"/>
          <w:szCs w:val="20"/>
          <w:lang w:val="fr-FR"/>
        </w:rPr>
        <w:t>Avro</w:t>
      </w:r>
      <w:proofErr w:type="spellEnd"/>
      <w:r w:rsidRPr="006375DE">
        <w:rPr>
          <w:rFonts w:eastAsia="Arial"/>
          <w:color w:val="0D0D0D"/>
          <w:sz w:val="20"/>
          <w:szCs w:val="20"/>
          <w:lang w:val="fr-FR"/>
        </w:rPr>
        <w:t>, JSON, ORC.</w:t>
      </w:r>
    </w:p>
    <w:p w14:paraId="16673306" w14:textId="77777777" w:rsidR="008E6CFB" w:rsidRDefault="00AA46C7" w:rsidP="008B3A34">
      <w:pPr>
        <w:spacing w:after="0" w:line="240" w:lineRule="auto"/>
        <w:jc w:val="both"/>
        <w:rPr>
          <w:rFonts w:ascii="Arial" w:hAnsi="Arial" w:cs="Arial"/>
          <w:sz w:val="20"/>
          <w:szCs w:val="20"/>
        </w:rPr>
      </w:pPr>
      <w:r w:rsidRPr="00AA46C7">
        <w:rPr>
          <w:rFonts w:eastAsia="Arial"/>
          <w:b/>
          <w:color w:val="000000"/>
          <w:sz w:val="20"/>
          <w:szCs w:val="20"/>
        </w:rPr>
        <w:t>Databases:</w:t>
      </w:r>
      <w:r w:rsidR="00EA1FFE">
        <w:rPr>
          <w:rFonts w:eastAsia="Arial"/>
          <w:b/>
          <w:color w:val="000000"/>
          <w:sz w:val="20"/>
          <w:szCs w:val="20"/>
        </w:rPr>
        <w:t xml:space="preserve"> </w:t>
      </w:r>
      <w:r w:rsidRPr="00AA46C7">
        <w:rPr>
          <w:sz w:val="20"/>
          <w:szCs w:val="20"/>
        </w:rPr>
        <w:t>MS SQL Server 2016/2014/2012/2008, MS Excel, MS Access, Oracle, Cosmos DB, Teradata, NoSQL.</w:t>
      </w:r>
      <w:r w:rsidR="008E6CFB">
        <w:rPr>
          <w:rFonts w:ascii="Arial" w:hAnsi="Arial" w:cs="Arial"/>
          <w:sz w:val="20"/>
          <w:szCs w:val="20"/>
        </w:rPr>
        <w:t xml:space="preserve">   </w:t>
      </w:r>
    </w:p>
    <w:p w14:paraId="574BBB84" w14:textId="34A6FA42" w:rsidR="008E6CFB" w:rsidRPr="008E6CFB" w:rsidRDefault="008E6CFB" w:rsidP="008B3A34">
      <w:pPr>
        <w:spacing w:after="0" w:line="240" w:lineRule="auto"/>
        <w:jc w:val="both"/>
        <w:rPr>
          <w:sz w:val="20"/>
          <w:szCs w:val="20"/>
        </w:rPr>
      </w:pPr>
      <w:r>
        <w:rPr>
          <w:b/>
          <w:bCs/>
          <w:sz w:val="20"/>
          <w:szCs w:val="20"/>
        </w:rPr>
        <w:t xml:space="preserve">Technologies: </w:t>
      </w:r>
      <w:r>
        <w:rPr>
          <w:sz w:val="20"/>
          <w:szCs w:val="20"/>
        </w:rPr>
        <w:t>Unity Catalog, Delta Live Tables, Zero Copy Cloning, Time Travel, Change Data Capture, Snow</w:t>
      </w:r>
      <w:r w:rsidR="004C3AD7">
        <w:rPr>
          <w:sz w:val="20"/>
          <w:szCs w:val="20"/>
        </w:rPr>
        <w:t xml:space="preserve"> </w:t>
      </w:r>
      <w:r>
        <w:rPr>
          <w:sz w:val="20"/>
          <w:szCs w:val="20"/>
        </w:rPr>
        <w:t>pipe, DBT, Entra ID, Data Flow, OLAP, OLTP.</w:t>
      </w:r>
      <w:r>
        <w:rPr>
          <w:rFonts w:ascii="Arial" w:hAnsi="Arial" w:cs="Arial"/>
          <w:sz w:val="20"/>
          <w:szCs w:val="20"/>
        </w:rPr>
        <w:t xml:space="preserve">                                             </w:t>
      </w:r>
    </w:p>
    <w:p w14:paraId="6D63265D" w14:textId="77777777" w:rsidR="00195CC0" w:rsidRDefault="00195CC0" w:rsidP="008B3A34">
      <w:pPr>
        <w:spacing w:after="0" w:line="240" w:lineRule="auto"/>
        <w:jc w:val="both"/>
        <w:rPr>
          <w:b/>
          <w:color w:val="000000"/>
          <w:sz w:val="20"/>
          <w:szCs w:val="20"/>
          <w:u w:val="single"/>
        </w:rPr>
      </w:pPr>
    </w:p>
    <w:p w14:paraId="061F7D69" w14:textId="7D4223C5" w:rsidR="00A9242B" w:rsidRPr="008E6CFB" w:rsidRDefault="00A9242B" w:rsidP="008E6CFB">
      <w:pPr>
        <w:spacing w:line="240" w:lineRule="auto"/>
        <w:jc w:val="both"/>
        <w:rPr>
          <w:rFonts w:ascii="Arial" w:hAnsi="Arial" w:cs="Arial"/>
          <w:sz w:val="20"/>
          <w:szCs w:val="20"/>
        </w:rPr>
      </w:pPr>
      <w:r w:rsidRPr="002D575A">
        <w:rPr>
          <w:b/>
          <w:color w:val="000000"/>
          <w:sz w:val="20"/>
          <w:szCs w:val="20"/>
          <w:u w:val="single"/>
        </w:rPr>
        <w:t>WORK EXPERIENCE</w:t>
      </w:r>
    </w:p>
    <w:p w14:paraId="4163A01C" w14:textId="3171580F" w:rsidR="00E761D0" w:rsidRDefault="00EA1FFE" w:rsidP="00607351">
      <w:pPr>
        <w:spacing w:after="0" w:line="240" w:lineRule="auto"/>
        <w:jc w:val="both"/>
        <w:rPr>
          <w:rFonts w:eastAsia="Arial"/>
          <w:b/>
          <w:color w:val="000000"/>
          <w:sz w:val="20"/>
          <w:szCs w:val="20"/>
        </w:rPr>
      </w:pPr>
      <w:r w:rsidRPr="00EA1FFE">
        <w:rPr>
          <w:rFonts w:eastAsia="Arial"/>
          <w:b/>
          <w:color w:val="000000"/>
          <w:sz w:val="20"/>
          <w:szCs w:val="20"/>
        </w:rPr>
        <w:t xml:space="preserve">Client: </w:t>
      </w:r>
      <w:r w:rsidRPr="00EA1FFE">
        <w:rPr>
          <w:rFonts w:eastAsia="Arial"/>
          <w:b/>
          <w:bCs/>
          <w:sz w:val="20"/>
          <w:szCs w:val="20"/>
        </w:rPr>
        <w:t>JP Morgan Chase, IL.</w:t>
      </w:r>
      <w:r w:rsidRPr="00EA1FFE">
        <w:rPr>
          <w:rFonts w:eastAsia="Arial"/>
          <w:sz w:val="20"/>
          <w:szCs w:val="20"/>
        </w:rPr>
        <w:t xml:space="preserve">                  </w:t>
      </w:r>
      <w:r w:rsidR="00C70571">
        <w:rPr>
          <w:rFonts w:eastAsia="Arial"/>
          <w:sz w:val="20"/>
          <w:szCs w:val="20"/>
        </w:rPr>
        <w:t xml:space="preserve">             </w:t>
      </w:r>
      <w:r w:rsidRPr="00EA1FFE">
        <w:rPr>
          <w:rFonts w:eastAsia="Arial"/>
          <w:sz w:val="20"/>
          <w:szCs w:val="20"/>
        </w:rPr>
        <w:t xml:space="preserve">          </w:t>
      </w:r>
      <w:r w:rsidRPr="00EA1FFE">
        <w:rPr>
          <w:rFonts w:eastAsia="Arial"/>
          <w:b/>
          <w:color w:val="000000"/>
          <w:sz w:val="20"/>
          <w:szCs w:val="20"/>
        </w:rPr>
        <w:tab/>
      </w:r>
      <w:r w:rsidRPr="00EA1FFE">
        <w:rPr>
          <w:rFonts w:eastAsia="Arial"/>
          <w:b/>
          <w:color w:val="000000"/>
          <w:sz w:val="20"/>
          <w:szCs w:val="20"/>
        </w:rPr>
        <w:tab/>
        <w:t>                     </w:t>
      </w:r>
      <w:r w:rsidR="002D3E6C">
        <w:rPr>
          <w:rFonts w:eastAsia="Arial"/>
          <w:b/>
          <w:color w:val="000000"/>
          <w:sz w:val="20"/>
          <w:szCs w:val="20"/>
        </w:rPr>
        <w:t xml:space="preserve">                                        </w:t>
      </w:r>
      <w:r w:rsidRPr="00EA1FFE">
        <w:rPr>
          <w:rFonts w:eastAsia="Arial"/>
          <w:b/>
          <w:color w:val="000000"/>
          <w:sz w:val="20"/>
          <w:szCs w:val="20"/>
        </w:rPr>
        <w:t xml:space="preserve"> Jan 2023 to</w:t>
      </w:r>
      <w:r w:rsidR="002D3E6C">
        <w:rPr>
          <w:rFonts w:eastAsia="Arial"/>
          <w:b/>
          <w:color w:val="000000"/>
          <w:sz w:val="20"/>
          <w:szCs w:val="20"/>
        </w:rPr>
        <w:t xml:space="preserve"> </w:t>
      </w:r>
      <w:r w:rsidRPr="00EA1FFE">
        <w:rPr>
          <w:rFonts w:eastAsia="Arial"/>
          <w:b/>
          <w:color w:val="000000"/>
          <w:sz w:val="20"/>
          <w:szCs w:val="20"/>
        </w:rPr>
        <w:t>Present</w:t>
      </w:r>
      <w:r w:rsidR="002D3E6C">
        <w:rPr>
          <w:rFonts w:eastAsia="Arial"/>
          <w:b/>
          <w:color w:val="000000"/>
          <w:sz w:val="20"/>
          <w:szCs w:val="20"/>
        </w:rPr>
        <w:t xml:space="preserve">                                                                           Role: Sr Azure Data Engineer</w:t>
      </w:r>
    </w:p>
    <w:p w14:paraId="53154E84" w14:textId="55E66A92" w:rsidR="00E761D0" w:rsidRPr="00E761D0" w:rsidRDefault="00E761D0" w:rsidP="00607351">
      <w:pPr>
        <w:spacing w:after="0" w:line="240" w:lineRule="auto"/>
        <w:jc w:val="both"/>
        <w:rPr>
          <w:rFonts w:eastAsia="Arial"/>
          <w:b/>
          <w:color w:val="000000"/>
          <w:sz w:val="20"/>
          <w:szCs w:val="20"/>
        </w:rPr>
      </w:pPr>
      <w:r>
        <w:rPr>
          <w:rFonts w:eastAsia="Arial"/>
          <w:b/>
          <w:color w:val="000000"/>
          <w:sz w:val="20"/>
          <w:szCs w:val="20"/>
        </w:rPr>
        <w:t>Responsibilities:</w:t>
      </w:r>
    </w:p>
    <w:p w14:paraId="297D3F54" w14:textId="77777777" w:rsidR="004B3703" w:rsidRPr="004812BB" w:rsidRDefault="004B3703" w:rsidP="004B3703">
      <w:pPr>
        <w:numPr>
          <w:ilvl w:val="0"/>
          <w:numId w:val="4"/>
        </w:numPr>
        <w:spacing w:after="0" w:line="240" w:lineRule="auto"/>
        <w:jc w:val="both"/>
        <w:rPr>
          <w:sz w:val="20"/>
          <w:szCs w:val="20"/>
        </w:rPr>
      </w:pPr>
      <w:bookmarkStart w:id="2" w:name="_Hlk208397291"/>
      <w:r w:rsidRPr="004812BB">
        <w:rPr>
          <w:sz w:val="20"/>
          <w:szCs w:val="20"/>
        </w:rPr>
        <w:t xml:space="preserve">Designed and implemented sophisticated data ingestion pipelines connecting diverse source systems to Azure Data Lake Storage, Azure Blob Storage, and Azure Synapse Analytics with optimized </w:t>
      </w:r>
      <w:proofErr w:type="spellStart"/>
      <w:r w:rsidRPr="004812BB">
        <w:rPr>
          <w:sz w:val="20"/>
          <w:szCs w:val="20"/>
        </w:rPr>
        <w:t>PySpark</w:t>
      </w:r>
      <w:proofErr w:type="spellEnd"/>
      <w:r w:rsidRPr="004812BB">
        <w:rPr>
          <w:sz w:val="20"/>
          <w:szCs w:val="20"/>
        </w:rPr>
        <w:t xml:space="preserve"> transformations for data normalization.</w:t>
      </w:r>
    </w:p>
    <w:p w14:paraId="44F35048" w14:textId="77777777" w:rsidR="004B3703" w:rsidRDefault="004B3703" w:rsidP="004B3703">
      <w:pPr>
        <w:numPr>
          <w:ilvl w:val="0"/>
          <w:numId w:val="4"/>
        </w:numPr>
        <w:spacing w:after="0" w:line="240" w:lineRule="auto"/>
        <w:jc w:val="both"/>
        <w:rPr>
          <w:sz w:val="20"/>
          <w:szCs w:val="20"/>
        </w:rPr>
      </w:pPr>
      <w:r w:rsidRPr="004812BB">
        <w:rPr>
          <w:sz w:val="20"/>
          <w:szCs w:val="20"/>
        </w:rPr>
        <w:t>Successfully integrated multiple Microsoft Azure platform services including HDInsight distributed processing clusters, Azure Blob Storage repositories, Azure Data Factory orchestration engines, and Azure Virtual Machine infrastructure.</w:t>
      </w:r>
    </w:p>
    <w:p w14:paraId="455BC108" w14:textId="77777777" w:rsidR="004B3703" w:rsidRDefault="004B3703" w:rsidP="004B3703">
      <w:pPr>
        <w:numPr>
          <w:ilvl w:val="0"/>
          <w:numId w:val="4"/>
        </w:numPr>
        <w:spacing w:after="0" w:line="240" w:lineRule="auto"/>
        <w:jc w:val="both"/>
        <w:rPr>
          <w:sz w:val="20"/>
          <w:szCs w:val="20"/>
        </w:rPr>
      </w:pPr>
      <w:r w:rsidRPr="00C343A4">
        <w:rPr>
          <w:sz w:val="20"/>
          <w:szCs w:val="20"/>
        </w:rPr>
        <w:t>Designed and maintained Azure DevOps CI/CD pipelines with YAML, automating build, test, and deployment processes for microservices and data pipelines.</w:t>
      </w:r>
    </w:p>
    <w:p w14:paraId="6C0938CE" w14:textId="77777777" w:rsidR="004B3703" w:rsidRPr="004812BB" w:rsidRDefault="004B3703" w:rsidP="004B3703">
      <w:pPr>
        <w:numPr>
          <w:ilvl w:val="0"/>
          <w:numId w:val="4"/>
        </w:numPr>
        <w:spacing w:after="0" w:line="240" w:lineRule="auto"/>
        <w:jc w:val="both"/>
        <w:rPr>
          <w:sz w:val="20"/>
          <w:szCs w:val="20"/>
        </w:rPr>
      </w:pPr>
      <w:r w:rsidRPr="00C343A4">
        <w:rPr>
          <w:sz w:val="20"/>
          <w:szCs w:val="20"/>
        </w:rPr>
        <w:t>Enabled multi-stage release management with gated approvals and rollback strategies, ensuring compliance and smooth production releases.</w:t>
      </w:r>
    </w:p>
    <w:p w14:paraId="38D51C11"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Led development efforts for Azure Databricks proof-of-concept implementations incorporating cutting-edge Delta Live Tables capabilities enabling streamlined orchestration of real-time streaming data processing.</w:t>
      </w:r>
    </w:p>
    <w:p w14:paraId="62A27AEF"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leveraged Azure Data Factory capabilities implementing complex database migration projects utilizing sophisticated Data Flow transformation patterns and Self-hosted Integration Runtime components for hybrid connectivity.</w:t>
      </w:r>
    </w:p>
    <w:p w14:paraId="0E531CF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lastRenderedPageBreak/>
        <w:t>Orchestrated comprehensive on-premise SQL database migration initiatives transferring mission-critical data to Azure Blob Storage, Azure Data Lake repositories, and Azure Synapse Analytics using optimized Python extraction scripts.</w:t>
      </w:r>
    </w:p>
    <w:p w14:paraId="258ABFB1"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Designed and implemented sophisticated data transformations utilizing </w:t>
      </w:r>
      <w:proofErr w:type="spellStart"/>
      <w:r w:rsidRPr="004812BB">
        <w:rPr>
          <w:sz w:val="20"/>
          <w:szCs w:val="20"/>
        </w:rPr>
        <w:t>PySpark's</w:t>
      </w:r>
      <w:proofErr w:type="spellEnd"/>
      <w:r w:rsidRPr="004812BB">
        <w:rPr>
          <w:sz w:val="20"/>
          <w:szCs w:val="20"/>
        </w:rPr>
        <w:t xml:space="preserve"> distributed processing capabilities implementing complex business rules with validation logic and exception handling.</w:t>
      </w:r>
    </w:p>
    <w:p w14:paraId="56E8B73A"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Created advanced Python scripts implementing comprehensive data cleaning algorithms, wrangling techniques, and transformation patterns with performance optimization practices enhancing processing efficiency.</w:t>
      </w:r>
    </w:p>
    <w:p w14:paraId="38CA0250"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Successfully enhanced </w:t>
      </w:r>
      <w:proofErr w:type="spellStart"/>
      <w:r w:rsidRPr="004812BB">
        <w:rPr>
          <w:sz w:val="20"/>
          <w:szCs w:val="20"/>
        </w:rPr>
        <w:t>PySpark</w:t>
      </w:r>
      <w:proofErr w:type="spellEnd"/>
      <w:r w:rsidRPr="004812BB">
        <w:rPr>
          <w:sz w:val="20"/>
          <w:szCs w:val="20"/>
        </w:rPr>
        <w:t xml:space="preserve"> job performance through implementation of strategic partitioning schemes, memory-efficient caching strategies, and network-optimized broadcast joins for distributed computing workflows.</w:t>
      </w:r>
    </w:p>
    <w:p w14:paraId="38C7938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Implemented production-grade Delta Live Tables architectures for sophisticated dataflow orchestration with automated schema enforcement mechanisms and comprehensive data quality control frameworks.</w:t>
      </w:r>
    </w:p>
    <w:p w14:paraId="5B735B10"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Designed optimized Azure Synapse Analytics data models implementing effective table distribution and partition strategies with dedicated SQL pools configured for high-performance OLAP analytical workloads.</w:t>
      </w:r>
    </w:p>
    <w:p w14:paraId="7379576A"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Established robust data synchronization processes leveraging Azure Synapse </w:t>
      </w:r>
      <w:proofErr w:type="spellStart"/>
      <w:r w:rsidRPr="004812BB">
        <w:rPr>
          <w:sz w:val="20"/>
          <w:szCs w:val="20"/>
        </w:rPr>
        <w:t>polybase</w:t>
      </w:r>
      <w:proofErr w:type="spellEnd"/>
      <w:r w:rsidRPr="004812BB">
        <w:rPr>
          <w:sz w:val="20"/>
          <w:szCs w:val="20"/>
        </w:rPr>
        <w:t xml:space="preserve"> technology with Change Data Capture patterns enabling efficient incremental loading strategies with minimal source system impact.</w:t>
      </w:r>
    </w:p>
    <w:p w14:paraId="111B7F3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applied DBT modeling frameworks for implementing transformation logic within Azure Synapse pipeline architectures with integrated testing methodologies ensuring data quality.</w:t>
      </w:r>
    </w:p>
    <w:p w14:paraId="66EBFE4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Implemented efficient data transfer mechanisms moving batch processing results into Delta Lake persistent storage utilizing Zero Copy Cloning technologies for optimal storage management and reduced duplication.</w:t>
      </w:r>
    </w:p>
    <w:p w14:paraId="0686C47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deployed fault-tolerant HDInsight cluster configurations on optimized Azure Virtual Machine infrastructure enabling YARN-based resource management for distributed big data processing workloads.</w:t>
      </w:r>
    </w:p>
    <w:p w14:paraId="7B2B8E19"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Configured Azure Event Hubs messaging infrastructure enabling high-throughput streaming data ingestion with Scala producer integration and </w:t>
      </w:r>
      <w:proofErr w:type="spellStart"/>
      <w:r w:rsidRPr="004812BB">
        <w:rPr>
          <w:sz w:val="20"/>
          <w:szCs w:val="20"/>
        </w:rPr>
        <w:t>PySpark</w:t>
      </w:r>
      <w:proofErr w:type="spellEnd"/>
      <w:r w:rsidRPr="004812BB">
        <w:rPr>
          <w:sz w:val="20"/>
          <w:szCs w:val="20"/>
        </w:rPr>
        <w:t xml:space="preserve"> consumer implementation for real-time processing.</w:t>
      </w:r>
    </w:p>
    <w:p w14:paraId="50F74DDE"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Designed and implemented comprehensive event-driven architectural patterns and real-time analytics frameworks leveraging Azure Event Hubs message brokers and Azure Data Factory orchestration capabilities.</w:t>
      </w:r>
    </w:p>
    <w:p w14:paraId="3A730FFF"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established automated CI/CD deployment pipelines within Azure DevOps environments supporting Python application release management with Stream Analytics integration for monitoring.</w:t>
      </w:r>
    </w:p>
    <w:p w14:paraId="6B397503"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Implemented </w:t>
      </w:r>
      <w:proofErr w:type="spellStart"/>
      <w:r w:rsidRPr="004812BB">
        <w:rPr>
          <w:sz w:val="20"/>
          <w:szCs w:val="20"/>
        </w:rPr>
        <w:t>PolyBase</w:t>
      </w:r>
      <w:proofErr w:type="spellEnd"/>
      <w:r w:rsidRPr="004812BB">
        <w:rPr>
          <w:sz w:val="20"/>
          <w:szCs w:val="20"/>
        </w:rPr>
        <w:t xml:space="preserve"> connectivity within Azure Synapse Analytics and Azure Data Factory Data Flow components enabling unified data querying capabilities across diverse storage repositories.</w:t>
      </w:r>
    </w:p>
    <w:p w14:paraId="164AE9F4"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Successfully designed and implemented Medallion architecture patterns (Bronze/Silver/Gold) within Azure Data Lake Storage utilizing </w:t>
      </w:r>
      <w:proofErr w:type="spellStart"/>
      <w:r w:rsidRPr="004812BB">
        <w:rPr>
          <w:sz w:val="20"/>
          <w:szCs w:val="20"/>
        </w:rPr>
        <w:t>PySpark</w:t>
      </w:r>
      <w:proofErr w:type="spellEnd"/>
      <w:r w:rsidRPr="004812BB">
        <w:rPr>
          <w:sz w:val="20"/>
          <w:szCs w:val="20"/>
        </w:rPr>
        <w:t xml:space="preserve"> transformation logic for progressive data refinement workflows.</w:t>
      </w:r>
    </w:p>
    <w:p w14:paraId="52FE04D7"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Applied comprehensive optimization techniques including strategic partitioning schemes and efficient bucketing strategies within HDFS and ADLS environments with Azure Databricks processing workflows.</w:t>
      </w:r>
    </w:p>
    <w:p w14:paraId="760C85B7"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Architected resilient, highly available data infrastructure solutions leveraging Azure Data Factory orchestration capabilities significantly enhancing data accessibility, system reliability, and processing performance.</w:t>
      </w:r>
    </w:p>
    <w:p w14:paraId="5972C6F9"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Designed and implemented sophisticated IoT data ingestion frameworks utilizing Azure Event Hubs message broker services and Azure IoT Hub device connectivity with Python processing logic for telemetry analysis.</w:t>
      </w:r>
    </w:p>
    <w:p w14:paraId="23482449"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implemented diverse storage solutions including NoSQL databases, Azure Blob Storage repositories, and Teradata warehouse platforms addressing varied IoT data persistence requirements.</w:t>
      </w:r>
    </w:p>
    <w:p w14:paraId="21A4D897"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Leveraged advanced Unity Catalog governance capabilities with Azure Databricks processing frameworks implementing containerization strategies and CI/CD automation for machine learning model deployment pipelines.</w:t>
      </w:r>
    </w:p>
    <w:p w14:paraId="4C15EB0D"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Developed comprehensive secure data solution architectures integrating Azure SQL Database managed instances, Synapse SQL dedicated pools, and NoSQL database platforms with encryption and access controls.</w:t>
      </w:r>
    </w:p>
    <w:p w14:paraId="7FE73586"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Successfully implemented Directed Acyclic Graph (DAG) workflow patterns and Apache Airflow orchestration with </w:t>
      </w:r>
      <w:proofErr w:type="spellStart"/>
      <w:r w:rsidRPr="004812BB">
        <w:rPr>
          <w:sz w:val="20"/>
          <w:szCs w:val="20"/>
        </w:rPr>
        <w:t>PySpark</w:t>
      </w:r>
      <w:proofErr w:type="spellEnd"/>
      <w:r w:rsidRPr="004812BB">
        <w:rPr>
          <w:sz w:val="20"/>
          <w:szCs w:val="20"/>
        </w:rPr>
        <w:t xml:space="preserve"> processing enabling comprehensive ETL automation with dependency management.</w:t>
      </w:r>
    </w:p>
    <w:p w14:paraId="63FD53C8"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Created sophisticated Power BI analytical reports connecting to diverse Azure service platforms delivering comprehensive OLAP-based business intelligence insights supporting decision making.</w:t>
      </w:r>
    </w:p>
    <w:p w14:paraId="08841479"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Designed and configured comprehensive monitoring frameworks enabling proactive detection and resolution of performance issues within Azure Data Factory pipeline operations and Azure Databricks processing workflows.</w:t>
      </w:r>
    </w:p>
    <w:p w14:paraId="4E122040"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 xml:space="preserve">Implemented version control disciplines utilizing GitHub repositories and Azure DevOps platforms enabling collaborative development practices for Python application code and </w:t>
      </w:r>
      <w:proofErr w:type="spellStart"/>
      <w:r w:rsidRPr="004812BB">
        <w:rPr>
          <w:sz w:val="20"/>
          <w:szCs w:val="20"/>
        </w:rPr>
        <w:t>PySpark</w:t>
      </w:r>
      <w:proofErr w:type="spellEnd"/>
      <w:r w:rsidRPr="004812BB">
        <w:rPr>
          <w:sz w:val="20"/>
          <w:szCs w:val="20"/>
        </w:rPr>
        <w:t xml:space="preserve"> processing scripts.</w:t>
      </w:r>
    </w:p>
    <w:p w14:paraId="286C1D3B"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Successfully facilitated daily Scrum coordination meetings applying Agile development methodologies ensuring project alignment with business objectives and effective stakeholder communication.</w:t>
      </w:r>
    </w:p>
    <w:p w14:paraId="56AA1C13"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Implemented optimized Azure Databricks cluster configurations supporting production analytics workloads with sophisticated job scheduling patterns and automated scaling policies for resource efficiency.</w:t>
      </w:r>
    </w:p>
    <w:p w14:paraId="5703F538" w14:textId="77777777" w:rsidR="004B3703" w:rsidRPr="004812BB" w:rsidRDefault="004B3703" w:rsidP="004B3703">
      <w:pPr>
        <w:numPr>
          <w:ilvl w:val="0"/>
          <w:numId w:val="4"/>
        </w:numPr>
        <w:spacing w:after="0" w:line="240" w:lineRule="auto"/>
        <w:jc w:val="both"/>
        <w:rPr>
          <w:sz w:val="20"/>
          <w:szCs w:val="20"/>
        </w:rPr>
      </w:pPr>
      <w:r w:rsidRPr="004812BB">
        <w:rPr>
          <w:sz w:val="20"/>
          <w:szCs w:val="20"/>
        </w:rPr>
        <w:t>Developed comprehensive data quality assurance frameworks utilizing Azure Databricks environments with Python validation logic implementing robust data cleansing and verification pipelines.</w:t>
      </w:r>
    </w:p>
    <w:bookmarkEnd w:id="2"/>
    <w:p w14:paraId="1300EAF8" w14:textId="124E0CCA" w:rsidR="004812BB" w:rsidRDefault="00B11C55" w:rsidP="008B3A34">
      <w:pPr>
        <w:spacing w:after="0" w:line="240" w:lineRule="auto"/>
        <w:jc w:val="both"/>
        <w:rPr>
          <w:sz w:val="20"/>
          <w:szCs w:val="20"/>
        </w:rPr>
      </w:pPr>
      <w:r w:rsidRPr="00E73404">
        <w:rPr>
          <w:b/>
          <w:sz w:val="20"/>
          <w:szCs w:val="20"/>
        </w:rPr>
        <w:t>Environment</w:t>
      </w:r>
      <w:r w:rsidR="004812BB" w:rsidRPr="004812BB">
        <w:rPr>
          <w:rFonts w:ascii="Arial" w:hAnsi="Arial" w:cs="Arial"/>
          <w:sz w:val="20"/>
          <w:szCs w:val="20"/>
        </w:rPr>
        <w:t xml:space="preserve"> </w:t>
      </w:r>
      <w:r w:rsidR="004812BB" w:rsidRPr="004812BB">
        <w:rPr>
          <w:sz w:val="20"/>
          <w:szCs w:val="20"/>
        </w:rPr>
        <w:t xml:space="preserve">ADF, Azure Databricks, ADLS Gen2, Blob Storage, Azure SQL DB, Logic Apps, Azure Functions, Azure Analysis Services, Synapse Analytics, Azure Monitor, Azure Purview, DAX, Power BI, Azure Key Vault, Microsoft Entra ID, Snowflake, </w:t>
      </w:r>
      <w:proofErr w:type="spellStart"/>
      <w:r w:rsidR="004812BB" w:rsidRPr="004812BB">
        <w:rPr>
          <w:sz w:val="20"/>
          <w:szCs w:val="20"/>
        </w:rPr>
        <w:t>SnowSQL</w:t>
      </w:r>
      <w:proofErr w:type="spellEnd"/>
      <w:r w:rsidR="004812BB" w:rsidRPr="004812BB">
        <w:rPr>
          <w:sz w:val="20"/>
          <w:szCs w:val="20"/>
        </w:rPr>
        <w:t xml:space="preserve">, MySQL, JIRA, GIT, Bitbucket, Jenkins, </w:t>
      </w:r>
      <w:proofErr w:type="spellStart"/>
      <w:r w:rsidR="004812BB" w:rsidRPr="004812BB">
        <w:rPr>
          <w:sz w:val="20"/>
          <w:szCs w:val="20"/>
        </w:rPr>
        <w:t>PySpark</w:t>
      </w:r>
      <w:proofErr w:type="spellEnd"/>
      <w:r w:rsidR="004812BB" w:rsidRPr="004812BB">
        <w:rPr>
          <w:sz w:val="20"/>
          <w:szCs w:val="20"/>
        </w:rPr>
        <w:t>, Python, Scala, Azure DevOps, MS Fabric, Unity Catalog, Delta Live Tables, Azure Virtual Machines, Azure Event Hubs, OLAP, OLTP, DBT, NoSQL, PL/SQL, T-SQL, Teradata, Data Flow, Change Data Capture.</w:t>
      </w:r>
    </w:p>
    <w:p w14:paraId="7623906C" w14:textId="77777777" w:rsidR="008B3A34" w:rsidRDefault="008B3A34" w:rsidP="008B3A34">
      <w:pPr>
        <w:spacing w:after="0" w:line="240" w:lineRule="auto"/>
        <w:jc w:val="both"/>
        <w:rPr>
          <w:sz w:val="20"/>
          <w:szCs w:val="20"/>
        </w:rPr>
      </w:pPr>
    </w:p>
    <w:p w14:paraId="19E0C9C6" w14:textId="5BFFA094" w:rsidR="00E761D0" w:rsidRDefault="00E761D0" w:rsidP="00E761D0">
      <w:pPr>
        <w:spacing w:after="0" w:line="240" w:lineRule="auto"/>
        <w:jc w:val="both"/>
        <w:rPr>
          <w:rFonts w:eastAsia="Arial"/>
          <w:b/>
          <w:color w:val="000000"/>
          <w:sz w:val="20"/>
          <w:szCs w:val="20"/>
        </w:rPr>
      </w:pPr>
      <w:r w:rsidRPr="00EA1FFE">
        <w:rPr>
          <w:rFonts w:eastAsia="Arial"/>
          <w:b/>
          <w:color w:val="000000"/>
          <w:sz w:val="20"/>
          <w:szCs w:val="20"/>
        </w:rPr>
        <w:lastRenderedPageBreak/>
        <w:t xml:space="preserve">Client: </w:t>
      </w:r>
      <w:r>
        <w:rPr>
          <w:rFonts w:eastAsia="Arial"/>
          <w:b/>
          <w:bCs/>
          <w:sz w:val="20"/>
          <w:szCs w:val="20"/>
        </w:rPr>
        <w:t>PayPal</w:t>
      </w:r>
      <w:r w:rsidRPr="00EA1FFE">
        <w:rPr>
          <w:rFonts w:eastAsia="Arial"/>
          <w:b/>
          <w:bCs/>
          <w:sz w:val="20"/>
          <w:szCs w:val="20"/>
        </w:rPr>
        <w:t xml:space="preserve">, </w:t>
      </w:r>
      <w:r>
        <w:rPr>
          <w:rFonts w:eastAsia="Arial"/>
          <w:b/>
          <w:bCs/>
          <w:sz w:val="20"/>
          <w:szCs w:val="20"/>
        </w:rPr>
        <w:t>AZ</w:t>
      </w:r>
      <w:r w:rsidRPr="00EA1FFE">
        <w:rPr>
          <w:rFonts w:eastAsia="Arial"/>
          <w:b/>
          <w:bCs/>
          <w:sz w:val="20"/>
          <w:szCs w:val="20"/>
        </w:rPr>
        <w:t>.</w:t>
      </w:r>
      <w:r w:rsidRPr="00EA1FFE">
        <w:rPr>
          <w:rFonts w:eastAsia="Arial"/>
          <w:sz w:val="20"/>
          <w:szCs w:val="20"/>
        </w:rPr>
        <w:t xml:space="preserve">                  </w:t>
      </w:r>
      <w:r>
        <w:rPr>
          <w:rFonts w:eastAsia="Arial"/>
          <w:sz w:val="20"/>
          <w:szCs w:val="20"/>
        </w:rPr>
        <w:t xml:space="preserve">             </w:t>
      </w:r>
      <w:r w:rsidRPr="00EA1FFE">
        <w:rPr>
          <w:rFonts w:eastAsia="Arial"/>
          <w:sz w:val="20"/>
          <w:szCs w:val="20"/>
        </w:rPr>
        <w:t xml:space="preserve">          </w:t>
      </w:r>
      <w:r w:rsidRPr="00EA1FFE">
        <w:rPr>
          <w:rFonts w:eastAsia="Arial"/>
          <w:b/>
          <w:color w:val="000000"/>
          <w:sz w:val="20"/>
          <w:szCs w:val="20"/>
        </w:rPr>
        <w:tab/>
      </w:r>
      <w:r w:rsidRPr="00EA1FFE">
        <w:rPr>
          <w:rFonts w:eastAsia="Arial"/>
          <w:b/>
          <w:color w:val="000000"/>
          <w:sz w:val="20"/>
          <w:szCs w:val="20"/>
        </w:rPr>
        <w:tab/>
        <w:t>                     </w:t>
      </w:r>
      <w:r>
        <w:rPr>
          <w:rFonts w:eastAsia="Arial"/>
          <w:b/>
          <w:color w:val="000000"/>
          <w:sz w:val="20"/>
          <w:szCs w:val="20"/>
        </w:rPr>
        <w:t xml:space="preserve">                                        </w:t>
      </w:r>
      <w:r w:rsidRPr="00EA1FFE">
        <w:rPr>
          <w:rFonts w:eastAsia="Arial"/>
          <w:b/>
          <w:color w:val="000000"/>
          <w:sz w:val="20"/>
          <w:szCs w:val="20"/>
        </w:rPr>
        <w:t xml:space="preserve"> </w:t>
      </w:r>
      <w:r>
        <w:rPr>
          <w:rFonts w:eastAsia="Arial"/>
          <w:b/>
          <w:color w:val="000000"/>
          <w:sz w:val="20"/>
          <w:szCs w:val="20"/>
        </w:rPr>
        <w:t>Oct 2018 to Dec 2022                                                                         Role: Azure Data Engineer</w:t>
      </w:r>
    </w:p>
    <w:p w14:paraId="1DECA0C8" w14:textId="793ABD7E" w:rsidR="00E761D0" w:rsidRPr="00E761D0" w:rsidRDefault="00E761D0" w:rsidP="00E761D0">
      <w:pPr>
        <w:spacing w:after="0" w:line="240" w:lineRule="auto"/>
        <w:jc w:val="both"/>
        <w:rPr>
          <w:rFonts w:eastAsia="Arial"/>
          <w:b/>
          <w:color w:val="000000"/>
          <w:sz w:val="20"/>
          <w:szCs w:val="20"/>
        </w:rPr>
      </w:pPr>
      <w:r>
        <w:rPr>
          <w:rFonts w:eastAsia="Arial"/>
          <w:b/>
          <w:color w:val="000000"/>
          <w:sz w:val="20"/>
          <w:szCs w:val="20"/>
        </w:rPr>
        <w:t>Responsibilities:</w:t>
      </w:r>
    </w:p>
    <w:p w14:paraId="58D1C515"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Designed and implemented sophisticated data ingestion pipelines connecting diverse source systems to Azure Data Lake Storage, Azure Blob Storage, and Azure Synapse Analytics with optimized </w:t>
      </w:r>
      <w:proofErr w:type="spellStart"/>
      <w:r w:rsidRPr="004812BB">
        <w:rPr>
          <w:sz w:val="20"/>
          <w:szCs w:val="20"/>
        </w:rPr>
        <w:t>PySpark</w:t>
      </w:r>
      <w:proofErr w:type="spellEnd"/>
      <w:r w:rsidRPr="004812BB">
        <w:rPr>
          <w:sz w:val="20"/>
          <w:szCs w:val="20"/>
        </w:rPr>
        <w:t xml:space="preserve"> transformations for data normalization.</w:t>
      </w:r>
    </w:p>
    <w:p w14:paraId="02829F4F" w14:textId="77777777" w:rsidR="00C343A4" w:rsidRDefault="00C343A4" w:rsidP="008B3A34">
      <w:pPr>
        <w:numPr>
          <w:ilvl w:val="0"/>
          <w:numId w:val="4"/>
        </w:numPr>
        <w:spacing w:after="0" w:line="240" w:lineRule="auto"/>
        <w:jc w:val="both"/>
        <w:rPr>
          <w:sz w:val="20"/>
          <w:szCs w:val="20"/>
        </w:rPr>
      </w:pPr>
      <w:r w:rsidRPr="004812BB">
        <w:rPr>
          <w:sz w:val="20"/>
          <w:szCs w:val="20"/>
        </w:rPr>
        <w:t>Successfully integrated multiple Microsoft Azure platform services including HDInsight distributed processing clusters, Azure Blob Storage repositories, Azure Data Factory orchestration engines, and Azure Virtual Machine infrastructure.</w:t>
      </w:r>
    </w:p>
    <w:p w14:paraId="69B5818D" w14:textId="30D646F1" w:rsidR="00C343A4" w:rsidRDefault="00C343A4" w:rsidP="008B3A34">
      <w:pPr>
        <w:numPr>
          <w:ilvl w:val="0"/>
          <w:numId w:val="4"/>
        </w:numPr>
        <w:spacing w:after="0" w:line="240" w:lineRule="auto"/>
        <w:jc w:val="both"/>
        <w:rPr>
          <w:sz w:val="20"/>
          <w:szCs w:val="20"/>
        </w:rPr>
      </w:pPr>
      <w:r w:rsidRPr="00C343A4">
        <w:rPr>
          <w:sz w:val="20"/>
          <w:szCs w:val="20"/>
        </w:rPr>
        <w:t>Designed and maintained Azure DevOps CI/CD pipelines with YAML, automating build, test, and deployment processes for microservices and data pipelines.</w:t>
      </w:r>
    </w:p>
    <w:p w14:paraId="021BFA4B" w14:textId="55A4B505" w:rsidR="00C343A4" w:rsidRPr="004812BB" w:rsidRDefault="00C343A4" w:rsidP="008B3A34">
      <w:pPr>
        <w:numPr>
          <w:ilvl w:val="0"/>
          <w:numId w:val="4"/>
        </w:numPr>
        <w:spacing w:after="0" w:line="240" w:lineRule="auto"/>
        <w:jc w:val="both"/>
        <w:rPr>
          <w:sz w:val="20"/>
          <w:szCs w:val="20"/>
        </w:rPr>
      </w:pPr>
      <w:r w:rsidRPr="00C343A4">
        <w:rPr>
          <w:sz w:val="20"/>
          <w:szCs w:val="20"/>
        </w:rPr>
        <w:t>Enabled multi-stage release management with gated approvals and rollback strategies, ensuring compliance and smooth production releases.</w:t>
      </w:r>
    </w:p>
    <w:p w14:paraId="682643A8"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Led development efforts for Azure Databricks proof-of-concept implementations incorporating cutting-edge Delta Live Tables capabilities enabling streamlined orchestration of real-time streaming data processing.</w:t>
      </w:r>
    </w:p>
    <w:p w14:paraId="1EFE7973"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leveraged Azure Data Factory capabilities implementing complex database migration projects utilizing sophisticated Data Flow transformation patterns and Self-hosted Integration Runtime components for hybrid connectivity.</w:t>
      </w:r>
    </w:p>
    <w:p w14:paraId="2385ED1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Orchestrated comprehensive on-premise SQL database migration initiatives transferring mission-critical data to Azure Blob Storage, Azure Data Lake repositories, and Azure Synapse Analytics using optimized Python extraction scripts.</w:t>
      </w:r>
    </w:p>
    <w:p w14:paraId="63E59406"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Designed and implemented sophisticated data transformations utilizing </w:t>
      </w:r>
      <w:proofErr w:type="spellStart"/>
      <w:r w:rsidRPr="004812BB">
        <w:rPr>
          <w:sz w:val="20"/>
          <w:szCs w:val="20"/>
        </w:rPr>
        <w:t>PySpark's</w:t>
      </w:r>
      <w:proofErr w:type="spellEnd"/>
      <w:r w:rsidRPr="004812BB">
        <w:rPr>
          <w:sz w:val="20"/>
          <w:szCs w:val="20"/>
        </w:rPr>
        <w:t xml:space="preserve"> distributed processing capabilities implementing complex business rules with validation logic and exception handling.</w:t>
      </w:r>
    </w:p>
    <w:p w14:paraId="796C9001"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Created advanced Python scripts implementing comprehensive data cleaning algorithms, wrangling techniques, and transformation patterns with performance optimization practices enhancing processing efficiency.</w:t>
      </w:r>
    </w:p>
    <w:p w14:paraId="54DD70CC"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Successfully enhanced </w:t>
      </w:r>
      <w:proofErr w:type="spellStart"/>
      <w:r w:rsidRPr="004812BB">
        <w:rPr>
          <w:sz w:val="20"/>
          <w:szCs w:val="20"/>
        </w:rPr>
        <w:t>PySpark</w:t>
      </w:r>
      <w:proofErr w:type="spellEnd"/>
      <w:r w:rsidRPr="004812BB">
        <w:rPr>
          <w:sz w:val="20"/>
          <w:szCs w:val="20"/>
        </w:rPr>
        <w:t xml:space="preserve"> job performance through implementation of strategic partitioning schemes, memory-efficient caching strategies, and network-optimized broadcast joins for distributed computing workflows.</w:t>
      </w:r>
    </w:p>
    <w:p w14:paraId="4E3D1474"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production-grade Delta Live Tables architectures for sophisticated dataflow orchestration with automated schema enforcement mechanisms and comprehensive data quality control frameworks.</w:t>
      </w:r>
    </w:p>
    <w:p w14:paraId="184697E2"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optimized Azure Synapse Analytics data models implementing effective table distribution and partition strategies with dedicated SQL pools configured for high-performance OLAP analytical workloads.</w:t>
      </w:r>
    </w:p>
    <w:p w14:paraId="673D889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Established robust data synchronization processes leveraging Azure Synapse </w:t>
      </w:r>
      <w:proofErr w:type="spellStart"/>
      <w:r w:rsidRPr="004812BB">
        <w:rPr>
          <w:sz w:val="20"/>
          <w:szCs w:val="20"/>
        </w:rPr>
        <w:t>polybase</w:t>
      </w:r>
      <w:proofErr w:type="spellEnd"/>
      <w:r w:rsidRPr="004812BB">
        <w:rPr>
          <w:sz w:val="20"/>
          <w:szCs w:val="20"/>
        </w:rPr>
        <w:t xml:space="preserve"> technology with Change Data Capture patterns enabling efficient incremental loading strategies with minimal source system impact.</w:t>
      </w:r>
    </w:p>
    <w:p w14:paraId="3EAE4B12"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applied DBT modeling frameworks for implementing transformation logic within Azure Synapse pipeline architectures with integrated testing methodologies ensuring data quality.</w:t>
      </w:r>
    </w:p>
    <w:p w14:paraId="3F82C42F"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efficient data transfer mechanisms moving batch processing results into Delta Lake persistent storage utilizing Zero Copy Cloning technologies for optimal storage management and reduced duplication.</w:t>
      </w:r>
    </w:p>
    <w:p w14:paraId="16AD2654"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deployed fault-tolerant HDInsight cluster configurations on optimized Azure Virtual Machine infrastructure enabling YARN-based resource management for distributed big data processing workloads.</w:t>
      </w:r>
    </w:p>
    <w:p w14:paraId="0BA4238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Configured Azure Event Hubs messaging infrastructure enabling high-throughput streaming data ingestion with Scala producer integration and </w:t>
      </w:r>
      <w:proofErr w:type="spellStart"/>
      <w:r w:rsidRPr="004812BB">
        <w:rPr>
          <w:sz w:val="20"/>
          <w:szCs w:val="20"/>
        </w:rPr>
        <w:t>PySpark</w:t>
      </w:r>
      <w:proofErr w:type="spellEnd"/>
      <w:r w:rsidRPr="004812BB">
        <w:rPr>
          <w:sz w:val="20"/>
          <w:szCs w:val="20"/>
        </w:rPr>
        <w:t xml:space="preserve"> consumer implementation for real-time processing.</w:t>
      </w:r>
    </w:p>
    <w:p w14:paraId="32F3E908"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and implemented comprehensive event-driven architectural patterns and real-time analytics frameworks leveraging Azure Event Hubs message brokers and Azure Data Factory orchestration capabilities.</w:t>
      </w:r>
    </w:p>
    <w:p w14:paraId="523F9C77"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established automated CI/CD deployment pipelines within Azure DevOps environments supporting Python application release management with Stream Analytics integration for monitoring.</w:t>
      </w:r>
    </w:p>
    <w:p w14:paraId="6D6262C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Implemented </w:t>
      </w:r>
      <w:proofErr w:type="spellStart"/>
      <w:r w:rsidRPr="004812BB">
        <w:rPr>
          <w:sz w:val="20"/>
          <w:szCs w:val="20"/>
        </w:rPr>
        <w:t>PolyBase</w:t>
      </w:r>
      <w:proofErr w:type="spellEnd"/>
      <w:r w:rsidRPr="004812BB">
        <w:rPr>
          <w:sz w:val="20"/>
          <w:szCs w:val="20"/>
        </w:rPr>
        <w:t xml:space="preserve"> connectivity within Azure Synapse Analytics and Azure Data Factory Data Flow components enabling unified data querying capabilities across diverse storage repositories.</w:t>
      </w:r>
    </w:p>
    <w:p w14:paraId="7274A5E3"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Successfully designed and implemented Medallion architecture patterns (Bronze/Silver/Gold) within Azure Data Lake Storage utilizing </w:t>
      </w:r>
      <w:proofErr w:type="spellStart"/>
      <w:r w:rsidRPr="004812BB">
        <w:rPr>
          <w:sz w:val="20"/>
          <w:szCs w:val="20"/>
        </w:rPr>
        <w:t>PySpark</w:t>
      </w:r>
      <w:proofErr w:type="spellEnd"/>
      <w:r w:rsidRPr="004812BB">
        <w:rPr>
          <w:sz w:val="20"/>
          <w:szCs w:val="20"/>
        </w:rPr>
        <w:t xml:space="preserve"> transformation logic for progressive data refinement workflows.</w:t>
      </w:r>
    </w:p>
    <w:p w14:paraId="000CF2D3"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Applied comprehensive optimization techniques including strategic partitioning schemes and efficient bucketing strategies within HDFS and ADLS environments with Azure Databricks processing workflows.</w:t>
      </w:r>
    </w:p>
    <w:p w14:paraId="0BCC37C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Architected resilient, highly available data infrastructure solutions leveraging Azure Data Factory orchestration capabilities significantly enhancing data accessibility, system reliability, and processing performance.</w:t>
      </w:r>
    </w:p>
    <w:p w14:paraId="3484D72A"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and implemented sophisticated IoT data ingestion frameworks utilizing Azure Event Hubs message broker services and Azure IoT Hub device connectivity with Python processing logic for telemetry analysis.</w:t>
      </w:r>
    </w:p>
    <w:p w14:paraId="673F2FC7"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implemented diverse storage solutions including NoSQL databases, Azure Blob Storage repositories, and Teradata warehouse platforms addressing varied IoT data persistence requirements.</w:t>
      </w:r>
    </w:p>
    <w:p w14:paraId="7E18E4E4"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Leveraged advanced Unity Catalog governance capabilities with Azure Databricks processing frameworks implementing containerization strategies and CI/CD automation for machine learning model deployment pipelines.</w:t>
      </w:r>
    </w:p>
    <w:p w14:paraId="1C120BD8"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Developed comprehensive secure data solution architectures integrating Azure SQL Database managed instances, Synapse SQL dedicated pools, and NoSQL database platforms with encryption and access controls.</w:t>
      </w:r>
    </w:p>
    <w:p w14:paraId="7B5D319C"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Successfully implemented Directed Acyclic Graph (DAG) workflow patterns and Apache Airflow orchestration with </w:t>
      </w:r>
      <w:proofErr w:type="spellStart"/>
      <w:r w:rsidRPr="004812BB">
        <w:rPr>
          <w:sz w:val="20"/>
          <w:szCs w:val="20"/>
        </w:rPr>
        <w:t>PySpark</w:t>
      </w:r>
      <w:proofErr w:type="spellEnd"/>
      <w:r w:rsidRPr="004812BB">
        <w:rPr>
          <w:sz w:val="20"/>
          <w:szCs w:val="20"/>
        </w:rPr>
        <w:t xml:space="preserve"> processing enabling comprehensive ETL automation with dependency management.</w:t>
      </w:r>
    </w:p>
    <w:p w14:paraId="41452D33"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Created sophisticated Power BI analytical reports connecting to diverse Azure service platforms delivering comprehensive OLAP-based business intelligence insights supporting decision making.</w:t>
      </w:r>
    </w:p>
    <w:p w14:paraId="15E3DD5D" w14:textId="77777777" w:rsidR="00C343A4" w:rsidRPr="004812BB" w:rsidRDefault="00C343A4" w:rsidP="008B3A34">
      <w:pPr>
        <w:numPr>
          <w:ilvl w:val="0"/>
          <w:numId w:val="4"/>
        </w:numPr>
        <w:spacing w:after="0" w:line="240" w:lineRule="auto"/>
        <w:jc w:val="both"/>
        <w:rPr>
          <w:sz w:val="20"/>
          <w:szCs w:val="20"/>
        </w:rPr>
      </w:pPr>
      <w:r w:rsidRPr="004812BB">
        <w:rPr>
          <w:sz w:val="20"/>
          <w:szCs w:val="20"/>
        </w:rPr>
        <w:lastRenderedPageBreak/>
        <w:t>Designed and configured comprehensive monitoring frameworks enabling proactive detection and resolution of performance issues within Azure Data Factory pipeline operations and Azure Databricks processing workflows.</w:t>
      </w:r>
    </w:p>
    <w:p w14:paraId="61AFF87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 xml:space="preserve">Implemented version control disciplines utilizing GitHub repositories and Azure DevOps platforms enabling collaborative development practices for Python application code and </w:t>
      </w:r>
      <w:proofErr w:type="spellStart"/>
      <w:r w:rsidRPr="004812BB">
        <w:rPr>
          <w:sz w:val="20"/>
          <w:szCs w:val="20"/>
        </w:rPr>
        <w:t>PySpark</w:t>
      </w:r>
      <w:proofErr w:type="spellEnd"/>
      <w:r w:rsidRPr="004812BB">
        <w:rPr>
          <w:sz w:val="20"/>
          <w:szCs w:val="20"/>
        </w:rPr>
        <w:t xml:space="preserve"> processing scripts.</w:t>
      </w:r>
    </w:p>
    <w:p w14:paraId="36DC22EF"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facilitated daily Scrum coordination meetings applying Agile development methodologies ensuring project alignment with business objectives and effective stakeholder communication.</w:t>
      </w:r>
    </w:p>
    <w:p w14:paraId="3634F0A9"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optimized Azure Databricks cluster configurations supporting production analytics workloads with sophisticated job scheduling patterns and automated scaling policies for resource efficiency.</w:t>
      </w:r>
    </w:p>
    <w:p w14:paraId="280141F6"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Developed comprehensive data quality assurance frameworks utilizing Azure Databricks environments with Python validation logic implementing robust data cleansing and verification pipelines.</w:t>
      </w:r>
    </w:p>
    <w:p w14:paraId="42C3329C" w14:textId="76731B6E" w:rsidR="002C48BB" w:rsidRDefault="00A9242B" w:rsidP="008B3A34">
      <w:pPr>
        <w:pStyle w:val="BodyText"/>
        <w:ind w:right="227"/>
        <w:jc w:val="both"/>
        <w:rPr>
          <w:rFonts w:ascii="Calibri" w:hAnsi="Calibri" w:cs="Calibri"/>
        </w:rPr>
      </w:pPr>
      <w:r w:rsidRPr="00622C76">
        <w:rPr>
          <w:rFonts w:ascii="Calibri" w:hAnsi="Calibri" w:cs="Calibri"/>
          <w:b/>
        </w:rPr>
        <w:t>Environment</w:t>
      </w:r>
      <w:r w:rsidR="004812BB" w:rsidRPr="004812BB">
        <w:rPr>
          <w:rFonts w:ascii="Arial" w:hAnsi="Arial" w:cs="Arial"/>
        </w:rPr>
        <w:t xml:space="preserve"> </w:t>
      </w:r>
      <w:r w:rsidR="004812BB" w:rsidRPr="004812BB">
        <w:rPr>
          <w:rFonts w:ascii="Calibri" w:hAnsi="Calibri" w:cs="Calibri"/>
        </w:rPr>
        <w:t xml:space="preserve">ADF, Azure Blob Storage, ADLS, Azure Databricks, </w:t>
      </w:r>
      <w:proofErr w:type="spellStart"/>
      <w:r w:rsidR="004812BB" w:rsidRPr="004812BB">
        <w:rPr>
          <w:rFonts w:ascii="Calibri" w:hAnsi="Calibri" w:cs="Calibri"/>
        </w:rPr>
        <w:t>PolyBase</w:t>
      </w:r>
      <w:proofErr w:type="spellEnd"/>
      <w:r w:rsidR="004812BB" w:rsidRPr="004812BB">
        <w:rPr>
          <w:rFonts w:ascii="Calibri" w:hAnsi="Calibri" w:cs="Calibri"/>
        </w:rPr>
        <w:t xml:space="preserve">, Azure SQL Database, Azure Logic Apps, Azure Functions, Azure Synapse, NoSQL, Azure HDInsight, Azure Event Hubs, Azure IoT Hub, MS SQL Server, SQL, Python, </w:t>
      </w:r>
      <w:proofErr w:type="spellStart"/>
      <w:r w:rsidR="004812BB" w:rsidRPr="004812BB">
        <w:rPr>
          <w:rFonts w:ascii="Calibri" w:hAnsi="Calibri" w:cs="Calibri"/>
        </w:rPr>
        <w:t>PySpark</w:t>
      </w:r>
      <w:proofErr w:type="spellEnd"/>
      <w:r w:rsidR="004812BB" w:rsidRPr="004812BB">
        <w:rPr>
          <w:rFonts w:ascii="Calibri" w:hAnsi="Calibri" w:cs="Calibri"/>
        </w:rPr>
        <w:t>, Power BI, GitHub, Jenkins, Azure DevOps, Unity Catalog, Delta Live Tables, Azure Key Vault, Data Flow, NoSQL, Azure Virtual Machines, Teradata, OLAP, OLTP, DBT, PL/SQL, T-SQL, Scala, RDD, Zero Copy Cloning, Time Travel, Change Data Capture, Azure Active Directory, YARN.</w:t>
      </w:r>
    </w:p>
    <w:p w14:paraId="38F03031" w14:textId="77777777" w:rsidR="008B3A34" w:rsidRPr="008B3A34" w:rsidRDefault="008B3A34" w:rsidP="008B3A34">
      <w:pPr>
        <w:pStyle w:val="BodyText"/>
        <w:ind w:right="227"/>
        <w:jc w:val="both"/>
        <w:rPr>
          <w:rFonts w:ascii="Calibri" w:hAnsi="Calibri" w:cs="Calibri"/>
        </w:rPr>
      </w:pPr>
    </w:p>
    <w:p w14:paraId="734FF037" w14:textId="7DCC34A3" w:rsidR="002C48BB" w:rsidRDefault="002C48BB" w:rsidP="002C48BB">
      <w:pPr>
        <w:spacing w:after="0" w:line="240" w:lineRule="auto"/>
        <w:jc w:val="both"/>
        <w:rPr>
          <w:rFonts w:eastAsia="Arial"/>
          <w:b/>
          <w:color w:val="000000"/>
          <w:sz w:val="20"/>
          <w:szCs w:val="20"/>
        </w:rPr>
      </w:pPr>
      <w:r w:rsidRPr="00EA1FFE">
        <w:rPr>
          <w:rFonts w:eastAsia="Arial"/>
          <w:b/>
          <w:color w:val="000000"/>
          <w:sz w:val="20"/>
          <w:szCs w:val="20"/>
        </w:rPr>
        <w:t xml:space="preserve">Client: </w:t>
      </w:r>
      <w:r>
        <w:rPr>
          <w:rFonts w:eastAsia="Arial"/>
          <w:b/>
          <w:bCs/>
          <w:sz w:val="20"/>
          <w:szCs w:val="20"/>
        </w:rPr>
        <w:t>State Of California</w:t>
      </w:r>
      <w:r w:rsidRPr="00EA1FFE">
        <w:rPr>
          <w:rFonts w:eastAsia="Arial"/>
          <w:b/>
          <w:bCs/>
          <w:sz w:val="20"/>
          <w:szCs w:val="20"/>
        </w:rPr>
        <w:t xml:space="preserve">, </w:t>
      </w:r>
      <w:r>
        <w:rPr>
          <w:rFonts w:eastAsia="Arial"/>
          <w:b/>
          <w:bCs/>
          <w:sz w:val="20"/>
          <w:szCs w:val="20"/>
        </w:rPr>
        <w:t>CA</w:t>
      </w:r>
      <w:r w:rsidRPr="00EA1FFE">
        <w:rPr>
          <w:rFonts w:eastAsia="Arial"/>
          <w:b/>
          <w:bCs/>
          <w:sz w:val="20"/>
          <w:szCs w:val="20"/>
        </w:rPr>
        <w:t>.</w:t>
      </w:r>
      <w:r w:rsidRPr="00EA1FFE">
        <w:rPr>
          <w:rFonts w:eastAsia="Arial"/>
          <w:sz w:val="20"/>
          <w:szCs w:val="20"/>
        </w:rPr>
        <w:t xml:space="preserve">                  </w:t>
      </w:r>
      <w:r>
        <w:rPr>
          <w:rFonts w:eastAsia="Arial"/>
          <w:sz w:val="20"/>
          <w:szCs w:val="20"/>
        </w:rPr>
        <w:t xml:space="preserve">             </w:t>
      </w:r>
      <w:r w:rsidRPr="00EA1FFE">
        <w:rPr>
          <w:rFonts w:eastAsia="Arial"/>
          <w:sz w:val="20"/>
          <w:szCs w:val="20"/>
        </w:rPr>
        <w:t xml:space="preserve">          </w:t>
      </w:r>
      <w:r w:rsidRPr="00EA1FFE">
        <w:rPr>
          <w:rFonts w:eastAsia="Arial"/>
          <w:b/>
          <w:color w:val="000000"/>
          <w:sz w:val="20"/>
          <w:szCs w:val="20"/>
        </w:rPr>
        <w:tab/>
      </w:r>
      <w:r w:rsidRPr="00EA1FFE">
        <w:rPr>
          <w:rFonts w:eastAsia="Arial"/>
          <w:b/>
          <w:color w:val="000000"/>
          <w:sz w:val="20"/>
          <w:szCs w:val="20"/>
        </w:rPr>
        <w:tab/>
        <w:t>                     </w:t>
      </w:r>
      <w:r>
        <w:rPr>
          <w:rFonts w:eastAsia="Arial"/>
          <w:b/>
          <w:color w:val="000000"/>
          <w:sz w:val="20"/>
          <w:szCs w:val="20"/>
        </w:rPr>
        <w:t xml:space="preserve">                                        </w:t>
      </w:r>
      <w:r w:rsidRPr="00EA1FFE">
        <w:rPr>
          <w:rFonts w:eastAsia="Arial"/>
          <w:b/>
          <w:color w:val="000000"/>
          <w:sz w:val="20"/>
          <w:szCs w:val="20"/>
        </w:rPr>
        <w:t xml:space="preserve"> </w:t>
      </w:r>
      <w:r>
        <w:rPr>
          <w:rFonts w:eastAsia="Arial"/>
          <w:b/>
          <w:color w:val="000000"/>
          <w:sz w:val="20"/>
          <w:szCs w:val="20"/>
        </w:rPr>
        <w:t xml:space="preserve">June 2016 to Sept 2018                                                                           Role: </w:t>
      </w:r>
      <w:r w:rsidR="00127C6E">
        <w:rPr>
          <w:rFonts w:eastAsia="Arial"/>
          <w:b/>
          <w:color w:val="000000"/>
          <w:sz w:val="20"/>
          <w:szCs w:val="20"/>
        </w:rPr>
        <w:t>Big Data Engineer</w:t>
      </w:r>
    </w:p>
    <w:p w14:paraId="61620F60" w14:textId="3A1F46F4" w:rsidR="00607351" w:rsidRDefault="002C48BB" w:rsidP="002C48BB">
      <w:pPr>
        <w:spacing w:after="0" w:line="240" w:lineRule="auto"/>
        <w:jc w:val="both"/>
        <w:rPr>
          <w:rFonts w:eastAsia="Arial"/>
          <w:b/>
          <w:color w:val="000000"/>
          <w:sz w:val="20"/>
          <w:szCs w:val="20"/>
        </w:rPr>
      </w:pPr>
      <w:r>
        <w:rPr>
          <w:rFonts w:eastAsia="Arial"/>
          <w:b/>
          <w:color w:val="000000"/>
          <w:sz w:val="20"/>
          <w:szCs w:val="20"/>
        </w:rPr>
        <w:t>Responsibilities:</w:t>
      </w:r>
    </w:p>
    <w:p w14:paraId="078F16CD"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implemented Hadoop ecosystem technologies and early Apache Spark distributed processing frameworks enabling enterprise-scale data processing capabilities with fault tolerance.</w:t>
      </w:r>
    </w:p>
    <w:p w14:paraId="176A6202"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and managed comprehensive data storage strategies maintaining HDFS distributed file system environments supporting both structured relational data and unstructured content persistence.</w:t>
      </w:r>
    </w:p>
    <w:p w14:paraId="673EAEA8"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orchestrated large-scale data migration initiatives transferring mission-critical datasets from Teradata warehouses, Netezza appliances, Oracle databases, and SQL Server environments to Hadoop distributed storage utilizing Python transformation scripts.</w:t>
      </w:r>
    </w:p>
    <w:p w14:paraId="6ABF4B41"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sophisticated data processing workflows utilizing PL/SQL and T-SQL programming languages for ETL/ELT operations with comprehensive data cleaning algorithms ensuring quality outputs.</w:t>
      </w:r>
    </w:p>
    <w:p w14:paraId="47B6EFDA"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and implemented robust data replication architectures and fault tolerance mechanisms within Hadoop ecosystem leveraging YARN resource management for optimal resource allocation and processing efficiency.</w:t>
      </w:r>
    </w:p>
    <w:p w14:paraId="23F4409B"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scheduled data integration processes importing relational data from MySQL database sources to HDFS distributed storage using Sqoop connectivity while extracting document content from NoSQL repositories for analytical processing.</w:t>
      </w:r>
    </w:p>
    <w:p w14:paraId="5F319DCC"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Leveraged HBase NoSQL database capabilities implementing real-time transactional operations with optimized RDD transformation patterns enabling efficient distributed processing.</w:t>
      </w:r>
    </w:p>
    <w:p w14:paraId="6ECA5388"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transformed complex SQL query logic to equivalent HiveQL implementations preserving critical business logic while enabling comprehensive governance capabilities.</w:t>
      </w:r>
    </w:p>
    <w:p w14:paraId="49A43161"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Designed and implemented effective data organization strategies utilizing advanced partitioning schemes and optimized bucketing approaches significantly enhancing processing efficiency with Time Travel capabilities for historical analysis.</w:t>
      </w:r>
    </w:p>
    <w:p w14:paraId="5B7D7253"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Implemented thorough data quality assurance processes with comprehensive cleaning and pre-processing operations utilizing Python and Java MapReduce implementations ensuring consistent quality standards.</w:t>
      </w:r>
    </w:p>
    <w:p w14:paraId="37FD251F"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deployed and managed Kafka messaging clusters implementing sophisticated topic management strategies and comprehensive data governance policies ensuring compliance.</w:t>
      </w:r>
    </w:p>
    <w:p w14:paraId="3E92D484"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Created sophisticated Python scripting implementations enabling complex data manipulation operations leveraging distributed computing architectures for performance optimization.</w:t>
      </w:r>
    </w:p>
    <w:p w14:paraId="3384FD86" w14:textId="77777777" w:rsidR="00C343A4" w:rsidRPr="004812BB" w:rsidRDefault="00C343A4" w:rsidP="008B3A34">
      <w:pPr>
        <w:numPr>
          <w:ilvl w:val="0"/>
          <w:numId w:val="4"/>
        </w:numPr>
        <w:spacing w:after="0" w:line="240" w:lineRule="auto"/>
        <w:jc w:val="both"/>
        <w:rPr>
          <w:sz w:val="20"/>
          <w:szCs w:val="20"/>
        </w:rPr>
      </w:pPr>
      <w:r w:rsidRPr="004812BB">
        <w:rPr>
          <w:sz w:val="20"/>
          <w:szCs w:val="20"/>
        </w:rPr>
        <w:t>Successfully managed enterprise job scheduling requirements and third-party system integration utilizing Control-M orchestration platform for comprehensive enterprise workflow management.</w:t>
      </w:r>
    </w:p>
    <w:p w14:paraId="32E34980" w14:textId="5C6260C1" w:rsidR="004812BB" w:rsidRPr="004812BB" w:rsidRDefault="00A9242B" w:rsidP="008B3A34">
      <w:pPr>
        <w:spacing w:after="0" w:line="240" w:lineRule="auto"/>
        <w:jc w:val="both"/>
        <w:rPr>
          <w:sz w:val="20"/>
          <w:szCs w:val="20"/>
        </w:rPr>
      </w:pPr>
      <w:r w:rsidRPr="002D575A">
        <w:rPr>
          <w:b/>
          <w:sz w:val="20"/>
          <w:szCs w:val="20"/>
        </w:rPr>
        <w:t>Environment</w:t>
      </w:r>
      <w:r w:rsidR="00521857">
        <w:rPr>
          <w:sz w:val="20"/>
          <w:szCs w:val="20"/>
        </w:rPr>
        <w:t xml:space="preserve">: </w:t>
      </w:r>
      <w:r w:rsidR="004812BB" w:rsidRPr="004812BB">
        <w:rPr>
          <w:sz w:val="20"/>
          <w:szCs w:val="20"/>
        </w:rPr>
        <w:t xml:space="preserve">Hadoop, HDFS, MapReduce, YARN, Apache Spark, </w:t>
      </w:r>
      <w:proofErr w:type="spellStart"/>
      <w:r w:rsidR="004812BB" w:rsidRPr="004812BB">
        <w:rPr>
          <w:sz w:val="20"/>
          <w:szCs w:val="20"/>
        </w:rPr>
        <w:t>PySpark</w:t>
      </w:r>
      <w:proofErr w:type="spellEnd"/>
      <w:r w:rsidR="004812BB" w:rsidRPr="004812BB">
        <w:rPr>
          <w:sz w:val="20"/>
          <w:szCs w:val="20"/>
        </w:rPr>
        <w:t>, Python, Scala, Hive, Hive Query Language (HiveQL), HBase, Pig, Cloudera, Hortonworks, Kafka, Sqoop, Zookeeper, Oozie, MySQL, YAML scripts, Control-M, IBM DataStage, NoSQL, RDD, Time Travel, OLAP, OLTP, Teradata, PL/SQL, T-SQL, data cleaning, data wrangling.</w:t>
      </w:r>
    </w:p>
    <w:p w14:paraId="171C4AEB" w14:textId="25641529" w:rsidR="00607351" w:rsidRDefault="004812BB" w:rsidP="004812BB">
      <w:pPr>
        <w:spacing w:after="0" w:line="240" w:lineRule="auto"/>
        <w:jc w:val="both"/>
        <w:rPr>
          <w:rFonts w:eastAsia="Times New Roman"/>
          <w:sz w:val="20"/>
          <w:szCs w:val="20"/>
        </w:rPr>
      </w:pPr>
      <w:r w:rsidRPr="004812BB">
        <w:rPr>
          <w:rFonts w:eastAsia="Arial"/>
          <w:b/>
          <w:color w:val="000000"/>
          <w:sz w:val="20"/>
          <w:szCs w:val="20"/>
        </w:rPr>
        <w:t>Client: Cardinal Health, CA.</w:t>
      </w:r>
      <w:r w:rsidRPr="004812BB">
        <w:rPr>
          <w:rFonts w:eastAsia="Arial"/>
          <w:b/>
          <w:color w:val="000000"/>
          <w:sz w:val="20"/>
          <w:szCs w:val="20"/>
        </w:rPr>
        <w:tab/>
      </w:r>
      <w:r>
        <w:rPr>
          <w:rFonts w:eastAsia="Arial"/>
          <w:b/>
          <w:color w:val="000000"/>
          <w:sz w:val="20"/>
          <w:szCs w:val="20"/>
        </w:rPr>
        <w:t xml:space="preserve">               </w:t>
      </w:r>
      <w:r w:rsidRPr="004812BB">
        <w:rPr>
          <w:rFonts w:eastAsia="Arial"/>
          <w:b/>
          <w:color w:val="000000"/>
          <w:sz w:val="20"/>
          <w:szCs w:val="20"/>
        </w:rPr>
        <w:tab/>
      </w:r>
      <w:r w:rsidRPr="004812BB">
        <w:rPr>
          <w:rFonts w:eastAsia="Arial"/>
          <w:b/>
          <w:color w:val="000000"/>
          <w:sz w:val="20"/>
          <w:szCs w:val="20"/>
        </w:rPr>
        <w:tab/>
      </w:r>
      <w:r w:rsidRPr="004812BB">
        <w:rPr>
          <w:rFonts w:eastAsia="Arial"/>
          <w:b/>
          <w:color w:val="000000"/>
          <w:sz w:val="20"/>
          <w:szCs w:val="20"/>
        </w:rPr>
        <w:tab/>
      </w:r>
      <w:r w:rsidRPr="004812BB">
        <w:rPr>
          <w:rFonts w:eastAsia="Arial"/>
          <w:b/>
          <w:color w:val="000000"/>
          <w:sz w:val="20"/>
          <w:szCs w:val="20"/>
        </w:rPr>
        <w:tab/>
      </w:r>
      <w:r w:rsidRPr="004812BB">
        <w:rPr>
          <w:rFonts w:eastAsia="Arial"/>
          <w:b/>
          <w:color w:val="000000"/>
          <w:sz w:val="20"/>
          <w:szCs w:val="20"/>
        </w:rPr>
        <w:tab/>
      </w:r>
      <w:r w:rsidRPr="004812BB">
        <w:rPr>
          <w:rFonts w:eastAsia="Arial"/>
          <w:b/>
          <w:color w:val="000000"/>
          <w:sz w:val="20"/>
          <w:szCs w:val="20"/>
        </w:rPr>
        <w:tab/>
      </w:r>
      <w:r w:rsidRPr="004812BB">
        <w:rPr>
          <w:rFonts w:eastAsia="Arial"/>
          <w:b/>
          <w:color w:val="000000"/>
          <w:sz w:val="20"/>
          <w:szCs w:val="20"/>
        </w:rPr>
        <w:tab/>
      </w:r>
      <w:r>
        <w:rPr>
          <w:rFonts w:eastAsia="Arial"/>
          <w:b/>
          <w:color w:val="000000"/>
          <w:sz w:val="20"/>
          <w:szCs w:val="20"/>
        </w:rPr>
        <w:t xml:space="preserve">              </w:t>
      </w:r>
      <w:r w:rsidRPr="004812BB">
        <w:rPr>
          <w:rFonts w:eastAsia="Arial"/>
          <w:b/>
          <w:color w:val="000000"/>
          <w:sz w:val="20"/>
          <w:szCs w:val="20"/>
        </w:rPr>
        <w:t>Jan 2014 to May 2016</w:t>
      </w:r>
    </w:p>
    <w:p w14:paraId="70FFB6CD" w14:textId="0EB797C8" w:rsidR="00A37B32" w:rsidRDefault="004812BB" w:rsidP="00607351">
      <w:pPr>
        <w:spacing w:after="0" w:line="240" w:lineRule="auto"/>
        <w:jc w:val="both"/>
        <w:rPr>
          <w:rFonts w:eastAsia="Arial"/>
          <w:b/>
          <w:color w:val="000000"/>
          <w:sz w:val="20"/>
          <w:szCs w:val="20"/>
        </w:rPr>
      </w:pPr>
      <w:r w:rsidRPr="004812BB">
        <w:rPr>
          <w:rFonts w:eastAsia="Arial"/>
          <w:b/>
          <w:color w:val="000000"/>
          <w:sz w:val="20"/>
          <w:szCs w:val="20"/>
        </w:rPr>
        <w:t>Role:</w:t>
      </w:r>
      <w:r w:rsidR="002D3E6C">
        <w:rPr>
          <w:rFonts w:eastAsia="Arial"/>
          <w:b/>
          <w:color w:val="000000"/>
          <w:sz w:val="20"/>
          <w:szCs w:val="20"/>
        </w:rPr>
        <w:t xml:space="preserve"> </w:t>
      </w:r>
      <w:r w:rsidRPr="004812BB">
        <w:rPr>
          <w:rFonts w:eastAsia="Arial"/>
          <w:b/>
          <w:color w:val="000000"/>
          <w:sz w:val="20"/>
          <w:szCs w:val="20"/>
        </w:rPr>
        <w:t>Data</w:t>
      </w:r>
      <w:r w:rsidR="002D3E6C">
        <w:rPr>
          <w:rFonts w:eastAsia="Arial"/>
          <w:b/>
          <w:color w:val="000000"/>
          <w:sz w:val="20"/>
          <w:szCs w:val="20"/>
        </w:rPr>
        <w:t xml:space="preserve"> </w:t>
      </w:r>
      <w:r w:rsidRPr="004812BB">
        <w:rPr>
          <w:rFonts w:eastAsia="Arial"/>
          <w:b/>
          <w:color w:val="000000"/>
          <w:sz w:val="20"/>
          <w:szCs w:val="20"/>
        </w:rPr>
        <w:t>migration</w:t>
      </w:r>
      <w:r w:rsidR="002D3E6C">
        <w:rPr>
          <w:rFonts w:eastAsia="Arial"/>
          <w:b/>
          <w:color w:val="000000"/>
          <w:sz w:val="20"/>
          <w:szCs w:val="20"/>
        </w:rPr>
        <w:t xml:space="preserve"> </w:t>
      </w:r>
      <w:r w:rsidRPr="004812BB">
        <w:rPr>
          <w:rFonts w:eastAsia="Arial"/>
          <w:b/>
          <w:color w:val="000000"/>
          <w:sz w:val="20"/>
          <w:szCs w:val="20"/>
        </w:rPr>
        <w:t>enginee</w:t>
      </w:r>
      <w:r w:rsidR="002D3E6C">
        <w:rPr>
          <w:rFonts w:eastAsia="Arial"/>
          <w:b/>
          <w:color w:val="000000"/>
          <w:sz w:val="20"/>
          <w:szCs w:val="20"/>
        </w:rPr>
        <w:t>r</w:t>
      </w:r>
    </w:p>
    <w:p w14:paraId="5EE94E11" w14:textId="73F6E9AE" w:rsidR="002D3E6C" w:rsidRPr="00A37B32" w:rsidRDefault="002D3E6C" w:rsidP="00607351">
      <w:pPr>
        <w:spacing w:after="0" w:line="240" w:lineRule="auto"/>
        <w:jc w:val="both"/>
        <w:rPr>
          <w:rFonts w:eastAsia="Arial"/>
          <w:b/>
          <w:color w:val="000000"/>
          <w:sz w:val="20"/>
          <w:szCs w:val="20"/>
        </w:rPr>
      </w:pPr>
      <w:r>
        <w:rPr>
          <w:rFonts w:eastAsia="Arial"/>
          <w:b/>
          <w:color w:val="000000"/>
          <w:sz w:val="20"/>
          <w:szCs w:val="20"/>
        </w:rPr>
        <w:t>Responsibilities:</w:t>
      </w:r>
    </w:p>
    <w:p w14:paraId="2105976D"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Leveraged enterprise data warehousing technologies including SQL Server Analysis Services (SSAS) for multidimensional modeling, SQL Server Integration Services (SSIS) for migration pipelines, and SQL Server database environments to migrate critical business data while maintaining integrity.</w:t>
      </w:r>
    </w:p>
    <w:p w14:paraId="6E8EE8A4"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Architected database migration solutions using complex stored procedures, event-driven triggers, and reusable functions in PL/SQL and T-SQL across SQL Server environments, enabling seamless data transfer between legacy and target systems.</w:t>
      </w:r>
    </w:p>
    <w:p w14:paraId="7B7FD6AF"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Implemented SQL Server performance monitoring with query optimization techniques supporting efficient data transfer between OLTP and OLAP environments, resulting in 40% faster migration completion times and minimal business disruption.</w:t>
      </w:r>
    </w:p>
    <w:p w14:paraId="725BE232"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Performed SQL Server Analyst, Migration Developer, and DBA roles demonstrating comprehensive migration expertise throughout the complete migration lifecycle, from source assessment to destination preparation.</w:t>
      </w:r>
    </w:p>
    <w:p w14:paraId="4A018449" w14:textId="77777777" w:rsidR="003C41F4" w:rsidRPr="00482D7C" w:rsidRDefault="003C41F4" w:rsidP="008B3A34">
      <w:pPr>
        <w:numPr>
          <w:ilvl w:val="0"/>
          <w:numId w:val="4"/>
        </w:numPr>
        <w:spacing w:after="0" w:line="240" w:lineRule="auto"/>
        <w:jc w:val="both"/>
        <w:rPr>
          <w:sz w:val="20"/>
          <w:szCs w:val="20"/>
        </w:rPr>
      </w:pPr>
      <w:r w:rsidRPr="00482D7C">
        <w:rPr>
          <w:sz w:val="20"/>
          <w:szCs w:val="20"/>
        </w:rPr>
        <w:lastRenderedPageBreak/>
        <w:t>Designed automated operational processes including scheduled migration jobs, SQL Mail Agent notifications, and SSIS package orchestration that streamlined complex migration operations while reducing manual intervention.</w:t>
      </w:r>
    </w:p>
    <w:p w14:paraId="373CC28E"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Utilized Informatica PowerCenter and IBM DataStage implementing thorough source system analysis, comprehensive migration strategies, and sophisticated mapping patterns to handle complex data relationships during migration projects.</w:t>
      </w:r>
    </w:p>
    <w:p w14:paraId="310099DA" w14:textId="77777777" w:rsidR="003C41F4" w:rsidRPr="00482D7C" w:rsidRDefault="003C41F4" w:rsidP="008B3A34">
      <w:pPr>
        <w:numPr>
          <w:ilvl w:val="0"/>
          <w:numId w:val="4"/>
        </w:numPr>
        <w:spacing w:after="0" w:line="240" w:lineRule="auto"/>
        <w:jc w:val="both"/>
        <w:rPr>
          <w:sz w:val="20"/>
          <w:szCs w:val="20"/>
        </w:rPr>
      </w:pPr>
      <w:r w:rsidRPr="00482D7C">
        <w:rPr>
          <w:sz w:val="20"/>
          <w:szCs w:val="20"/>
        </w:rPr>
        <w:t>Developed Python scripting solutions enabling advanced data transformation, validation workflows, and preparation routines enhancing standard migration pipelines for proprietary data formats and exceptional business cases.</w:t>
      </w:r>
    </w:p>
    <w:p w14:paraId="7F1B18FB" w14:textId="77777777" w:rsidR="003C41F4" w:rsidRPr="008B3A34" w:rsidRDefault="003C41F4" w:rsidP="008B3A34">
      <w:pPr>
        <w:numPr>
          <w:ilvl w:val="0"/>
          <w:numId w:val="4"/>
        </w:numPr>
        <w:spacing w:after="0" w:line="240" w:lineRule="auto"/>
        <w:jc w:val="both"/>
      </w:pPr>
      <w:r w:rsidRPr="00482D7C">
        <w:rPr>
          <w:sz w:val="20"/>
          <w:szCs w:val="20"/>
        </w:rPr>
        <w:t>Created Python-based utilities implementing data quality assessment frameworks and validation routines ensuring data integrity throughout migration processes, resulting in near-zero quality issues and high user acceptance.</w:t>
      </w:r>
    </w:p>
    <w:p w14:paraId="7A173DD6" w14:textId="16AD6455" w:rsidR="00A9242B" w:rsidRPr="00482D7C" w:rsidRDefault="00A9242B" w:rsidP="008B3A34">
      <w:pPr>
        <w:spacing w:after="0" w:line="240" w:lineRule="auto"/>
        <w:jc w:val="both"/>
        <w:rPr>
          <w:sz w:val="20"/>
          <w:szCs w:val="20"/>
        </w:rPr>
      </w:pPr>
      <w:r w:rsidRPr="00521857">
        <w:rPr>
          <w:rStyle w:val="span"/>
          <w:rFonts w:eastAsia="Verdana"/>
          <w:b/>
          <w:sz w:val="20"/>
          <w:szCs w:val="20"/>
        </w:rPr>
        <w:t>Environment</w:t>
      </w:r>
      <w:r w:rsidRPr="00521857">
        <w:rPr>
          <w:rStyle w:val="span"/>
          <w:rFonts w:eastAsia="Verdana"/>
          <w:sz w:val="20"/>
          <w:szCs w:val="20"/>
        </w:rPr>
        <w:t xml:space="preserve">: </w:t>
      </w:r>
      <w:r w:rsidR="00482D7C" w:rsidRPr="00482D7C">
        <w:rPr>
          <w:sz w:val="20"/>
          <w:szCs w:val="20"/>
        </w:rPr>
        <w:t>SQL Server 2008/2012 Enterprise Edition, Data Marts, SSRS, SSIS, SSAS, Informatica, Informatica PowerCenter, Informatica Workflow Manager, Master Data Management (MDM), T-SQL, Star Schema, Snowflake Schema, Slowly Changing Dimensions (SCD), MDX Query, Tableau, MS Visual Studio, SharePoint, IBM DataStage, Power BI, Python, OLAP, OLTP, PLSQL, Teradata, Data Flow.</w:t>
      </w:r>
    </w:p>
    <w:p w14:paraId="42AF3B53" w14:textId="77777777" w:rsidR="00A9242B" w:rsidRPr="007E2B59" w:rsidRDefault="00A9242B" w:rsidP="008B3A34">
      <w:pPr>
        <w:pStyle w:val="NoSpacing"/>
        <w:rPr>
          <w:b/>
          <w:bCs/>
          <w:sz w:val="24"/>
          <w:szCs w:val="24"/>
          <w:u w:val="single"/>
        </w:rPr>
      </w:pPr>
      <w:r w:rsidRPr="007E2B59">
        <w:rPr>
          <w:b/>
          <w:bCs/>
          <w:sz w:val="24"/>
          <w:szCs w:val="24"/>
          <w:u w:val="single"/>
        </w:rPr>
        <w:t>Education:</w:t>
      </w:r>
    </w:p>
    <w:p w14:paraId="3FBF2948" w14:textId="522693A6" w:rsidR="00E50652" w:rsidRPr="00981DA1" w:rsidRDefault="00E50652" w:rsidP="008B3A34">
      <w:pPr>
        <w:spacing w:after="0" w:line="240" w:lineRule="auto"/>
        <w:ind w:left="100"/>
        <w:rPr>
          <w:b/>
          <w:sz w:val="20"/>
          <w:szCs w:val="20"/>
        </w:rPr>
      </w:pPr>
      <w:r w:rsidRPr="00981DA1">
        <w:rPr>
          <w:b/>
          <w:spacing w:val="-2"/>
          <w:sz w:val="20"/>
          <w:szCs w:val="20"/>
        </w:rPr>
        <w:t>Masters</w:t>
      </w:r>
      <w:r w:rsidRPr="00981DA1">
        <w:rPr>
          <w:b/>
          <w:spacing w:val="-3"/>
          <w:sz w:val="20"/>
          <w:szCs w:val="20"/>
        </w:rPr>
        <w:t xml:space="preserve"> </w:t>
      </w:r>
      <w:r w:rsidR="00482D7C">
        <w:rPr>
          <w:b/>
          <w:spacing w:val="-2"/>
          <w:sz w:val="20"/>
          <w:szCs w:val="20"/>
        </w:rPr>
        <w:t>–</w:t>
      </w:r>
      <w:r w:rsidRPr="00981DA1">
        <w:rPr>
          <w:b/>
          <w:spacing w:val="-2"/>
          <w:sz w:val="20"/>
          <w:szCs w:val="20"/>
        </w:rPr>
        <w:t xml:space="preserve"> </w:t>
      </w:r>
      <w:r w:rsidR="00482D7C">
        <w:rPr>
          <w:bCs/>
          <w:spacing w:val="-2"/>
          <w:sz w:val="20"/>
          <w:szCs w:val="20"/>
        </w:rPr>
        <w:t>Applied Computer Science</w:t>
      </w:r>
      <w:r w:rsidRPr="00981DA1">
        <w:rPr>
          <w:bCs/>
          <w:spacing w:val="-2"/>
          <w:sz w:val="20"/>
          <w:szCs w:val="20"/>
        </w:rPr>
        <w:t xml:space="preserve">, </w:t>
      </w:r>
      <w:r w:rsidR="00482D7C">
        <w:rPr>
          <w:bCs/>
          <w:spacing w:val="-2"/>
          <w:sz w:val="20"/>
          <w:szCs w:val="20"/>
        </w:rPr>
        <w:t>Northwest Missouri State University</w:t>
      </w:r>
      <w:r w:rsidRPr="00981DA1">
        <w:rPr>
          <w:bCs/>
          <w:spacing w:val="-2"/>
          <w:sz w:val="20"/>
          <w:szCs w:val="20"/>
        </w:rPr>
        <w:t>, Dec 2013.</w:t>
      </w:r>
    </w:p>
    <w:p w14:paraId="2584F3FC" w14:textId="0B20CD4A" w:rsidR="00E50652" w:rsidRPr="00981DA1" w:rsidRDefault="00E50652" w:rsidP="008B3A34">
      <w:pPr>
        <w:spacing w:after="0" w:line="240" w:lineRule="auto"/>
        <w:ind w:left="100"/>
        <w:rPr>
          <w:spacing w:val="-4"/>
          <w:sz w:val="20"/>
          <w:szCs w:val="20"/>
        </w:rPr>
      </w:pPr>
      <w:r w:rsidRPr="00981DA1">
        <w:rPr>
          <w:b/>
          <w:bCs/>
          <w:spacing w:val="-4"/>
          <w:sz w:val="20"/>
          <w:szCs w:val="20"/>
        </w:rPr>
        <w:t xml:space="preserve">Bachelors </w:t>
      </w:r>
      <w:r w:rsidRPr="00981DA1">
        <w:rPr>
          <w:spacing w:val="-4"/>
          <w:sz w:val="20"/>
          <w:szCs w:val="20"/>
        </w:rPr>
        <w:t>–</w:t>
      </w:r>
      <w:r w:rsidRPr="00981DA1">
        <w:rPr>
          <w:spacing w:val="-3"/>
          <w:sz w:val="20"/>
          <w:szCs w:val="20"/>
        </w:rPr>
        <w:t xml:space="preserve"> </w:t>
      </w:r>
      <w:r w:rsidR="00482D7C">
        <w:rPr>
          <w:spacing w:val="-4"/>
          <w:sz w:val="20"/>
          <w:szCs w:val="20"/>
        </w:rPr>
        <w:t>Information Technology</w:t>
      </w:r>
      <w:r w:rsidRPr="00981DA1">
        <w:rPr>
          <w:spacing w:val="-4"/>
          <w:sz w:val="20"/>
          <w:szCs w:val="20"/>
        </w:rPr>
        <w:t>,</w:t>
      </w:r>
      <w:r w:rsidRPr="00981DA1">
        <w:rPr>
          <w:spacing w:val="-3"/>
          <w:sz w:val="20"/>
          <w:szCs w:val="20"/>
        </w:rPr>
        <w:t xml:space="preserve"> </w:t>
      </w:r>
      <w:r w:rsidR="00482D7C">
        <w:rPr>
          <w:spacing w:val="-4"/>
          <w:sz w:val="20"/>
          <w:szCs w:val="20"/>
        </w:rPr>
        <w:t>Jawaharlal Technological University</w:t>
      </w:r>
      <w:r w:rsidRPr="00981DA1">
        <w:rPr>
          <w:spacing w:val="-4"/>
          <w:sz w:val="20"/>
          <w:szCs w:val="20"/>
        </w:rPr>
        <w:t>, May</w:t>
      </w:r>
      <w:r w:rsidRPr="00981DA1">
        <w:rPr>
          <w:spacing w:val="-3"/>
          <w:sz w:val="20"/>
          <w:szCs w:val="20"/>
        </w:rPr>
        <w:t xml:space="preserve"> </w:t>
      </w:r>
      <w:r w:rsidRPr="00981DA1">
        <w:rPr>
          <w:spacing w:val="-4"/>
          <w:sz w:val="20"/>
          <w:szCs w:val="20"/>
        </w:rPr>
        <w:t>2011.</w:t>
      </w:r>
    </w:p>
    <w:p w14:paraId="449F49B3" w14:textId="5F671D3F" w:rsidR="00E50652" w:rsidRPr="007E2B59" w:rsidRDefault="00E50652" w:rsidP="008B3A34">
      <w:pPr>
        <w:spacing w:after="0" w:line="240" w:lineRule="auto"/>
        <w:rPr>
          <w:spacing w:val="-4"/>
          <w:sz w:val="24"/>
          <w:szCs w:val="24"/>
          <w:u w:val="single"/>
        </w:rPr>
      </w:pPr>
      <w:r w:rsidRPr="007E2B59">
        <w:rPr>
          <w:b/>
          <w:bCs/>
          <w:spacing w:val="-4"/>
          <w:sz w:val="24"/>
          <w:szCs w:val="24"/>
          <w:u w:val="single"/>
        </w:rPr>
        <w:t>Certifications</w:t>
      </w:r>
      <w:r w:rsidRPr="007E2B59">
        <w:rPr>
          <w:spacing w:val="-4"/>
          <w:sz w:val="24"/>
          <w:szCs w:val="24"/>
          <w:u w:val="single"/>
        </w:rPr>
        <w:t xml:space="preserve">: </w:t>
      </w:r>
    </w:p>
    <w:p w14:paraId="1F85CDED" w14:textId="1508C3DB" w:rsidR="00607351" w:rsidRPr="008B3A34" w:rsidRDefault="00607351" w:rsidP="008B3A34">
      <w:pPr>
        <w:numPr>
          <w:ilvl w:val="0"/>
          <w:numId w:val="4"/>
        </w:numPr>
        <w:spacing w:after="0" w:line="240" w:lineRule="auto"/>
        <w:jc w:val="both"/>
        <w:rPr>
          <w:sz w:val="20"/>
          <w:szCs w:val="20"/>
        </w:rPr>
      </w:pPr>
      <w:r w:rsidRPr="008B3A34">
        <w:rPr>
          <w:sz w:val="20"/>
          <w:szCs w:val="20"/>
        </w:rPr>
        <w:t>Microsoft</w:t>
      </w:r>
      <w:r w:rsidR="00D56EEF" w:rsidRPr="008B3A34">
        <w:rPr>
          <w:sz w:val="20"/>
          <w:szCs w:val="20"/>
        </w:rPr>
        <w:t xml:space="preserve"> certified</w:t>
      </w:r>
      <w:r w:rsidRPr="008B3A34">
        <w:rPr>
          <w:sz w:val="20"/>
          <w:szCs w:val="20"/>
        </w:rPr>
        <w:t xml:space="preserve"> Azure Fundamentals. </w:t>
      </w:r>
    </w:p>
    <w:p w14:paraId="331D4113" w14:textId="4B94CAEE" w:rsidR="00D31CD8" w:rsidRPr="008B3A34" w:rsidRDefault="00607351" w:rsidP="008B3A34">
      <w:pPr>
        <w:numPr>
          <w:ilvl w:val="0"/>
          <w:numId w:val="4"/>
        </w:numPr>
        <w:spacing w:after="0" w:line="240" w:lineRule="auto"/>
        <w:jc w:val="both"/>
        <w:rPr>
          <w:sz w:val="20"/>
          <w:szCs w:val="20"/>
        </w:rPr>
      </w:pPr>
      <w:r w:rsidRPr="008B3A34">
        <w:rPr>
          <w:sz w:val="20"/>
          <w:szCs w:val="20"/>
        </w:rPr>
        <w:t>Microsoft</w:t>
      </w:r>
      <w:r w:rsidR="00D56EEF" w:rsidRPr="008B3A34">
        <w:rPr>
          <w:sz w:val="20"/>
          <w:szCs w:val="20"/>
        </w:rPr>
        <w:t xml:space="preserve"> certified</w:t>
      </w:r>
      <w:r w:rsidRPr="008B3A34">
        <w:rPr>
          <w:sz w:val="20"/>
          <w:szCs w:val="20"/>
        </w:rPr>
        <w:t xml:space="preserve"> Azure Data Engineer Associate.</w:t>
      </w:r>
    </w:p>
    <w:p w14:paraId="72071FA5" w14:textId="38BC6D63" w:rsidR="00D56EEF" w:rsidRPr="008B3A34" w:rsidRDefault="00F754A1" w:rsidP="008B3A34">
      <w:pPr>
        <w:numPr>
          <w:ilvl w:val="0"/>
          <w:numId w:val="4"/>
        </w:numPr>
        <w:spacing w:after="0" w:line="240" w:lineRule="auto"/>
        <w:jc w:val="both"/>
        <w:rPr>
          <w:sz w:val="20"/>
          <w:szCs w:val="20"/>
        </w:rPr>
      </w:pPr>
      <w:r w:rsidRPr="008B3A34">
        <w:rPr>
          <w:sz w:val="20"/>
          <w:szCs w:val="20"/>
        </w:rPr>
        <w:t>Databricks Certified Data Engineer Associate.</w:t>
      </w:r>
    </w:p>
    <w:sectPr w:rsidR="00D56EEF" w:rsidRPr="008B3A34" w:rsidSect="004C68C5">
      <w:pgSz w:w="11906" w:h="16838"/>
      <w:pgMar w:top="720" w:right="720" w:bottom="720" w:left="720" w:header="708" w:footer="50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79B77" w14:textId="77777777" w:rsidR="007030D7" w:rsidRDefault="007030D7">
      <w:pPr>
        <w:spacing w:after="0" w:line="240" w:lineRule="auto"/>
      </w:pPr>
      <w:r>
        <w:separator/>
      </w:r>
    </w:p>
  </w:endnote>
  <w:endnote w:type="continuationSeparator" w:id="0">
    <w:p w14:paraId="177C797A" w14:textId="77777777" w:rsidR="007030D7" w:rsidRDefault="0070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altName w:val="Times New Roman"/>
    <w:charset w:val="00"/>
    <w:family w:val="auto"/>
    <w:pitch w:val="variable"/>
    <w:sig w:usb0="E0000AFF" w:usb1="5000217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3FF7" w14:textId="77777777" w:rsidR="007030D7" w:rsidRDefault="007030D7">
      <w:pPr>
        <w:spacing w:after="0" w:line="240" w:lineRule="auto"/>
      </w:pPr>
      <w:r>
        <w:separator/>
      </w:r>
    </w:p>
  </w:footnote>
  <w:footnote w:type="continuationSeparator" w:id="0">
    <w:p w14:paraId="362F9600" w14:textId="77777777" w:rsidR="007030D7" w:rsidRDefault="00703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953"/>
    <w:multiLevelType w:val="multilevel"/>
    <w:tmpl w:val="67A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C272F"/>
    <w:multiLevelType w:val="multilevel"/>
    <w:tmpl w:val="037E6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B66AD1"/>
    <w:multiLevelType w:val="hybridMultilevel"/>
    <w:tmpl w:val="181EB1A6"/>
    <w:lvl w:ilvl="0" w:tplc="E2DA4242">
      <w:start w:val="1"/>
      <w:numFmt w:val="decimal"/>
      <w:lvlText w:val="%1."/>
      <w:lvlJc w:val="left"/>
      <w:pPr>
        <w:ind w:left="720" w:hanging="360"/>
      </w:pPr>
      <w:rPr>
        <w:rFonts w:asciiTheme="minorHAnsi" w:eastAsia="Roboto" w:hAnsiTheme="minorHAnsi" w:cstheme="minorHAnsi"/>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00292"/>
    <w:multiLevelType w:val="hybridMultilevel"/>
    <w:tmpl w:val="903A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E5EBB"/>
    <w:multiLevelType w:val="multilevel"/>
    <w:tmpl w:val="EB8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9F428B"/>
    <w:multiLevelType w:val="multilevel"/>
    <w:tmpl w:val="1630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F7151D"/>
    <w:multiLevelType w:val="multilevel"/>
    <w:tmpl w:val="41F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16484"/>
    <w:multiLevelType w:val="multilevel"/>
    <w:tmpl w:val="E0F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27A24"/>
    <w:multiLevelType w:val="multilevel"/>
    <w:tmpl w:val="2D300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C3571BF"/>
    <w:multiLevelType w:val="hybridMultilevel"/>
    <w:tmpl w:val="90F2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724183">
    <w:abstractNumId w:val="3"/>
  </w:num>
  <w:num w:numId="2" w16cid:durableId="172112084">
    <w:abstractNumId w:val="12"/>
  </w:num>
  <w:num w:numId="3" w16cid:durableId="536241647">
    <w:abstractNumId w:val="11"/>
  </w:num>
  <w:num w:numId="4" w16cid:durableId="677389869">
    <w:abstractNumId w:val="5"/>
  </w:num>
  <w:num w:numId="5" w16cid:durableId="1840802386">
    <w:abstractNumId w:val="7"/>
  </w:num>
  <w:num w:numId="6" w16cid:durableId="201938086">
    <w:abstractNumId w:val="2"/>
  </w:num>
  <w:num w:numId="7" w16cid:durableId="719473711">
    <w:abstractNumId w:val="1"/>
  </w:num>
  <w:num w:numId="8" w16cid:durableId="821123988">
    <w:abstractNumId w:val="6"/>
  </w:num>
  <w:num w:numId="9" w16cid:durableId="1557232322">
    <w:abstractNumId w:val="0"/>
  </w:num>
  <w:num w:numId="10" w16cid:durableId="590823314">
    <w:abstractNumId w:val="8"/>
  </w:num>
  <w:num w:numId="11" w16cid:durableId="78793197">
    <w:abstractNumId w:val="9"/>
  </w:num>
  <w:num w:numId="12" w16cid:durableId="2106805613">
    <w:abstractNumId w:val="10"/>
  </w:num>
  <w:num w:numId="13" w16cid:durableId="20837181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eshik rao">
    <w15:presenceInfo w15:providerId="Windows Live" w15:userId="5484d49e69c0e6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42B"/>
    <w:rsid w:val="00011DCB"/>
    <w:rsid w:val="00031756"/>
    <w:rsid w:val="00031C7D"/>
    <w:rsid w:val="000348FB"/>
    <w:rsid w:val="00074B20"/>
    <w:rsid w:val="0009365D"/>
    <w:rsid w:val="000B5710"/>
    <w:rsid w:val="000C6446"/>
    <w:rsid w:val="000E1130"/>
    <w:rsid w:val="00122AD5"/>
    <w:rsid w:val="00127C6E"/>
    <w:rsid w:val="0013163A"/>
    <w:rsid w:val="00135BD2"/>
    <w:rsid w:val="00153F2B"/>
    <w:rsid w:val="001772F5"/>
    <w:rsid w:val="00195CC0"/>
    <w:rsid w:val="001A3D07"/>
    <w:rsid w:val="001C54E5"/>
    <w:rsid w:val="001D197C"/>
    <w:rsid w:val="001D375B"/>
    <w:rsid w:val="00220633"/>
    <w:rsid w:val="00226AFF"/>
    <w:rsid w:val="00234B82"/>
    <w:rsid w:val="002456D0"/>
    <w:rsid w:val="00246F85"/>
    <w:rsid w:val="00252E21"/>
    <w:rsid w:val="00257582"/>
    <w:rsid w:val="002726BF"/>
    <w:rsid w:val="00285D79"/>
    <w:rsid w:val="00286457"/>
    <w:rsid w:val="002A3868"/>
    <w:rsid w:val="002C3437"/>
    <w:rsid w:val="002C48BB"/>
    <w:rsid w:val="002C6F87"/>
    <w:rsid w:val="002D3E6C"/>
    <w:rsid w:val="002D44AE"/>
    <w:rsid w:val="002D44EA"/>
    <w:rsid w:val="002D575A"/>
    <w:rsid w:val="002E329F"/>
    <w:rsid w:val="002E3DC1"/>
    <w:rsid w:val="00300CFE"/>
    <w:rsid w:val="0030640D"/>
    <w:rsid w:val="00311F2F"/>
    <w:rsid w:val="00312411"/>
    <w:rsid w:val="003159C4"/>
    <w:rsid w:val="003350B2"/>
    <w:rsid w:val="003430E1"/>
    <w:rsid w:val="00351016"/>
    <w:rsid w:val="00392D99"/>
    <w:rsid w:val="00395409"/>
    <w:rsid w:val="003972DF"/>
    <w:rsid w:val="003B2096"/>
    <w:rsid w:val="003B380D"/>
    <w:rsid w:val="003C41F4"/>
    <w:rsid w:val="003E522E"/>
    <w:rsid w:val="003E5E35"/>
    <w:rsid w:val="00407D65"/>
    <w:rsid w:val="00416016"/>
    <w:rsid w:val="0046431D"/>
    <w:rsid w:val="00475A9C"/>
    <w:rsid w:val="004812BB"/>
    <w:rsid w:val="00481A97"/>
    <w:rsid w:val="00482D7C"/>
    <w:rsid w:val="00494431"/>
    <w:rsid w:val="00494925"/>
    <w:rsid w:val="004A1069"/>
    <w:rsid w:val="004B3703"/>
    <w:rsid w:val="004B7C7A"/>
    <w:rsid w:val="004C3AD7"/>
    <w:rsid w:val="004C4D92"/>
    <w:rsid w:val="004C58A1"/>
    <w:rsid w:val="004C68C5"/>
    <w:rsid w:val="004D6804"/>
    <w:rsid w:val="004D6E3B"/>
    <w:rsid w:val="00521857"/>
    <w:rsid w:val="00521FB0"/>
    <w:rsid w:val="00535D63"/>
    <w:rsid w:val="00592D5F"/>
    <w:rsid w:val="005A11C0"/>
    <w:rsid w:val="005A6180"/>
    <w:rsid w:val="005C11A8"/>
    <w:rsid w:val="005C42B2"/>
    <w:rsid w:val="005E4EC9"/>
    <w:rsid w:val="00604717"/>
    <w:rsid w:val="00607351"/>
    <w:rsid w:val="00616EFB"/>
    <w:rsid w:val="00622C76"/>
    <w:rsid w:val="006375DE"/>
    <w:rsid w:val="006447B0"/>
    <w:rsid w:val="00671B9F"/>
    <w:rsid w:val="006A0373"/>
    <w:rsid w:val="006A1023"/>
    <w:rsid w:val="006A1772"/>
    <w:rsid w:val="006A3C4D"/>
    <w:rsid w:val="006C5024"/>
    <w:rsid w:val="006C53CC"/>
    <w:rsid w:val="006E737F"/>
    <w:rsid w:val="006F38FD"/>
    <w:rsid w:val="007030D7"/>
    <w:rsid w:val="00710E53"/>
    <w:rsid w:val="0071218B"/>
    <w:rsid w:val="00736DB6"/>
    <w:rsid w:val="00736FB4"/>
    <w:rsid w:val="00740980"/>
    <w:rsid w:val="00780E98"/>
    <w:rsid w:val="00782F17"/>
    <w:rsid w:val="007915D8"/>
    <w:rsid w:val="007C0916"/>
    <w:rsid w:val="007C2DEF"/>
    <w:rsid w:val="007E0434"/>
    <w:rsid w:val="007E2B59"/>
    <w:rsid w:val="007F1CB3"/>
    <w:rsid w:val="007F2327"/>
    <w:rsid w:val="0080267B"/>
    <w:rsid w:val="0080390A"/>
    <w:rsid w:val="00807F0F"/>
    <w:rsid w:val="008426AA"/>
    <w:rsid w:val="00845053"/>
    <w:rsid w:val="0084722A"/>
    <w:rsid w:val="00855F75"/>
    <w:rsid w:val="008578DA"/>
    <w:rsid w:val="008661F7"/>
    <w:rsid w:val="00873E16"/>
    <w:rsid w:val="00874CA6"/>
    <w:rsid w:val="00877ADC"/>
    <w:rsid w:val="008A1F95"/>
    <w:rsid w:val="008B3A34"/>
    <w:rsid w:val="008C1DE8"/>
    <w:rsid w:val="008C7AEB"/>
    <w:rsid w:val="008E6CFB"/>
    <w:rsid w:val="00905F19"/>
    <w:rsid w:val="00923A10"/>
    <w:rsid w:val="00941890"/>
    <w:rsid w:val="0094556F"/>
    <w:rsid w:val="00950674"/>
    <w:rsid w:val="009506D6"/>
    <w:rsid w:val="00981DA1"/>
    <w:rsid w:val="009A060E"/>
    <w:rsid w:val="009A0DFA"/>
    <w:rsid w:val="009A36F9"/>
    <w:rsid w:val="009B4B83"/>
    <w:rsid w:val="009C13F4"/>
    <w:rsid w:val="009D49A9"/>
    <w:rsid w:val="00A2716C"/>
    <w:rsid w:val="00A35AF9"/>
    <w:rsid w:val="00A37B32"/>
    <w:rsid w:val="00A4310A"/>
    <w:rsid w:val="00A443AA"/>
    <w:rsid w:val="00A650F5"/>
    <w:rsid w:val="00A9242B"/>
    <w:rsid w:val="00A93549"/>
    <w:rsid w:val="00AA46C7"/>
    <w:rsid w:val="00AC2A7C"/>
    <w:rsid w:val="00AE1BA1"/>
    <w:rsid w:val="00AF16FB"/>
    <w:rsid w:val="00AF43C4"/>
    <w:rsid w:val="00B11C55"/>
    <w:rsid w:val="00B33BE1"/>
    <w:rsid w:val="00B453E8"/>
    <w:rsid w:val="00B56137"/>
    <w:rsid w:val="00B60F44"/>
    <w:rsid w:val="00B957EE"/>
    <w:rsid w:val="00BA1B86"/>
    <w:rsid w:val="00BC263F"/>
    <w:rsid w:val="00C00D82"/>
    <w:rsid w:val="00C05D4F"/>
    <w:rsid w:val="00C343A4"/>
    <w:rsid w:val="00C4262D"/>
    <w:rsid w:val="00C47356"/>
    <w:rsid w:val="00C51F32"/>
    <w:rsid w:val="00C70571"/>
    <w:rsid w:val="00C77C5D"/>
    <w:rsid w:val="00C867E4"/>
    <w:rsid w:val="00CA0025"/>
    <w:rsid w:val="00CA07F5"/>
    <w:rsid w:val="00CC3F8F"/>
    <w:rsid w:val="00D056B7"/>
    <w:rsid w:val="00D05B5C"/>
    <w:rsid w:val="00D204E4"/>
    <w:rsid w:val="00D22B33"/>
    <w:rsid w:val="00D27C43"/>
    <w:rsid w:val="00D31CD8"/>
    <w:rsid w:val="00D31F8B"/>
    <w:rsid w:val="00D56EEF"/>
    <w:rsid w:val="00D9310B"/>
    <w:rsid w:val="00D952D4"/>
    <w:rsid w:val="00D964C2"/>
    <w:rsid w:val="00DA580E"/>
    <w:rsid w:val="00DB3E06"/>
    <w:rsid w:val="00DC4274"/>
    <w:rsid w:val="00DE042F"/>
    <w:rsid w:val="00DF5007"/>
    <w:rsid w:val="00E01E54"/>
    <w:rsid w:val="00E16913"/>
    <w:rsid w:val="00E330C2"/>
    <w:rsid w:val="00E349EA"/>
    <w:rsid w:val="00E50652"/>
    <w:rsid w:val="00E544E0"/>
    <w:rsid w:val="00E67D2F"/>
    <w:rsid w:val="00E73404"/>
    <w:rsid w:val="00E761D0"/>
    <w:rsid w:val="00E869FF"/>
    <w:rsid w:val="00EA1FFE"/>
    <w:rsid w:val="00EA2473"/>
    <w:rsid w:val="00EA7C7F"/>
    <w:rsid w:val="00EB433B"/>
    <w:rsid w:val="00ED5B85"/>
    <w:rsid w:val="00EE4E4D"/>
    <w:rsid w:val="00EF3DE0"/>
    <w:rsid w:val="00F07C5A"/>
    <w:rsid w:val="00F2481B"/>
    <w:rsid w:val="00F36C79"/>
    <w:rsid w:val="00F56441"/>
    <w:rsid w:val="00F73227"/>
    <w:rsid w:val="00F754A1"/>
    <w:rsid w:val="00FA6A83"/>
    <w:rsid w:val="00FC3F3C"/>
    <w:rsid w:val="00FD0F1A"/>
    <w:rsid w:val="00FD240F"/>
    <w:rsid w:val="00FE614D"/>
    <w:rsid w:val="00FF5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FBE8"/>
  <w15:chartTrackingRefBased/>
  <w15:docId w15:val="{AF3ADB7C-07F7-470B-8242-EF83B066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03"/>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A92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42B"/>
    <w:rPr>
      <w:rFonts w:eastAsiaTheme="majorEastAsia" w:cstheme="majorBidi"/>
      <w:color w:val="272727" w:themeColor="text1" w:themeTint="D8"/>
    </w:rPr>
  </w:style>
  <w:style w:type="paragraph" w:styleId="Title">
    <w:name w:val="Title"/>
    <w:basedOn w:val="Normal"/>
    <w:next w:val="Normal"/>
    <w:link w:val="TitleChar"/>
    <w:uiPriority w:val="10"/>
    <w:qFormat/>
    <w:rsid w:val="00A92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42B"/>
    <w:pPr>
      <w:spacing w:before="160"/>
      <w:jc w:val="center"/>
    </w:pPr>
    <w:rPr>
      <w:i/>
      <w:iCs/>
      <w:color w:val="404040" w:themeColor="text1" w:themeTint="BF"/>
    </w:rPr>
  </w:style>
  <w:style w:type="character" w:customStyle="1" w:styleId="QuoteChar">
    <w:name w:val="Quote Char"/>
    <w:basedOn w:val="DefaultParagraphFont"/>
    <w:link w:val="Quote"/>
    <w:uiPriority w:val="29"/>
    <w:rsid w:val="00A9242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A9242B"/>
    <w:pPr>
      <w:ind w:left="720"/>
      <w:contextualSpacing/>
    </w:pPr>
  </w:style>
  <w:style w:type="character" w:styleId="IntenseEmphasis">
    <w:name w:val="Intense Emphasis"/>
    <w:basedOn w:val="DefaultParagraphFont"/>
    <w:uiPriority w:val="21"/>
    <w:qFormat/>
    <w:rsid w:val="00A9242B"/>
    <w:rPr>
      <w:i/>
      <w:iCs/>
      <w:color w:val="0F4761" w:themeColor="accent1" w:themeShade="BF"/>
    </w:rPr>
  </w:style>
  <w:style w:type="paragraph" w:styleId="IntenseQuote">
    <w:name w:val="Intense Quote"/>
    <w:basedOn w:val="Normal"/>
    <w:next w:val="Normal"/>
    <w:link w:val="IntenseQuoteChar"/>
    <w:uiPriority w:val="30"/>
    <w:qFormat/>
    <w:rsid w:val="00A92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42B"/>
    <w:rPr>
      <w:i/>
      <w:iCs/>
      <w:color w:val="0F4761" w:themeColor="accent1" w:themeShade="BF"/>
    </w:rPr>
  </w:style>
  <w:style w:type="character" w:styleId="IntenseReference">
    <w:name w:val="Intense Reference"/>
    <w:basedOn w:val="DefaultParagraphFont"/>
    <w:uiPriority w:val="32"/>
    <w:qFormat/>
    <w:rsid w:val="00A9242B"/>
    <w:rPr>
      <w:b/>
      <w:bCs/>
      <w:smallCaps/>
      <w:color w:val="0F4761" w:themeColor="accent1" w:themeShade="BF"/>
      <w:spacing w:val="5"/>
    </w:rPr>
  </w:style>
  <w:style w:type="paragraph" w:styleId="NormalWeb">
    <w:name w:val="Normal (Web)"/>
    <w:basedOn w:val="Normal"/>
    <w:uiPriority w:val="99"/>
    <w:unhideWhenUsed/>
    <w:rsid w:val="00A9242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A9242B"/>
  </w:style>
  <w:style w:type="character" w:customStyle="1" w:styleId="span">
    <w:name w:val="span"/>
    <w:rsid w:val="00A9242B"/>
    <w:rPr>
      <w:sz w:val="24"/>
      <w:szCs w:val="24"/>
      <w:bdr w:val="none" w:sz="0" w:space="0" w:color="auto"/>
      <w:vertAlign w:val="baseline"/>
    </w:rPr>
  </w:style>
  <w:style w:type="paragraph" w:styleId="NoSpacing">
    <w:name w:val="No Spacing"/>
    <w:link w:val="NoSpacingChar"/>
    <w:uiPriority w:val="1"/>
    <w:qFormat/>
    <w:rsid w:val="00A9242B"/>
    <w:pPr>
      <w:spacing w:after="0" w:line="240" w:lineRule="auto"/>
    </w:pPr>
    <w:rPr>
      <w:rFonts w:ascii="Calibri" w:eastAsia="Calibri" w:hAnsi="Calibri" w:cs="Calibri"/>
      <w:kern w:val="0"/>
      <w:lang w:eastAsia="en-IN"/>
      <w14:ligatures w14:val="none"/>
    </w:rPr>
  </w:style>
  <w:style w:type="character" w:customStyle="1" w:styleId="NoSpacingChar">
    <w:name w:val="No Spacing Char"/>
    <w:link w:val="NoSpacing"/>
    <w:uiPriority w:val="1"/>
    <w:locked/>
    <w:rsid w:val="00A9242B"/>
    <w:rPr>
      <w:rFonts w:ascii="Calibri" w:eastAsia="Calibri" w:hAnsi="Calibri" w:cs="Calibri"/>
      <w:kern w:val="0"/>
      <w:lang w:eastAsia="en-IN"/>
      <w14:ligatures w14:val="none"/>
    </w:rPr>
  </w:style>
  <w:style w:type="character" w:styleId="Hyperlink">
    <w:name w:val="Hyperlink"/>
    <w:basedOn w:val="DefaultParagraphFont"/>
    <w:uiPriority w:val="99"/>
    <w:unhideWhenUsed/>
    <w:rsid w:val="00A9242B"/>
    <w:rPr>
      <w:color w:val="467886" w:themeColor="hyperlink"/>
      <w:u w:val="single"/>
    </w:rPr>
  </w:style>
  <w:style w:type="character" w:customStyle="1" w:styleId="Strong1">
    <w:name w:val="Strong1"/>
    <w:basedOn w:val="DefaultParagraphFont"/>
    <w:rsid w:val="00A9242B"/>
    <w:rPr>
      <w:sz w:val="24"/>
      <w:szCs w:val="24"/>
      <w:bdr w:val="none" w:sz="0" w:space="0" w:color="auto"/>
      <w:vertAlign w:val="baseline"/>
    </w:rPr>
  </w:style>
  <w:style w:type="character" w:customStyle="1" w:styleId="normaltextrun">
    <w:name w:val="normaltextrun"/>
    <w:basedOn w:val="DefaultParagraphFont"/>
    <w:rsid w:val="00A9242B"/>
  </w:style>
  <w:style w:type="character" w:customStyle="1" w:styleId="eop">
    <w:name w:val="eop"/>
    <w:basedOn w:val="DefaultParagraphFont"/>
    <w:rsid w:val="00A9242B"/>
  </w:style>
  <w:style w:type="character" w:customStyle="1" w:styleId="tabchar">
    <w:name w:val="tabchar"/>
    <w:basedOn w:val="DefaultParagraphFont"/>
    <w:rsid w:val="00A9242B"/>
  </w:style>
  <w:style w:type="paragraph" w:styleId="Header">
    <w:name w:val="header"/>
    <w:basedOn w:val="Normal"/>
    <w:link w:val="HeaderChar"/>
    <w:uiPriority w:val="99"/>
    <w:unhideWhenUsed/>
    <w:rsid w:val="00A92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42B"/>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A92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42B"/>
    <w:rPr>
      <w:rFonts w:ascii="Calibri" w:eastAsia="Calibri" w:hAnsi="Calibri" w:cs="Calibri"/>
      <w:kern w:val="0"/>
      <w:lang w:eastAsia="en-IN"/>
      <w14:ligatures w14:val="none"/>
    </w:rPr>
  </w:style>
  <w:style w:type="character" w:styleId="FollowedHyperlink">
    <w:name w:val="FollowedHyperlink"/>
    <w:basedOn w:val="DefaultParagraphFont"/>
    <w:uiPriority w:val="99"/>
    <w:semiHidden/>
    <w:unhideWhenUsed/>
    <w:rsid w:val="006C5024"/>
    <w:rPr>
      <w:color w:val="96607D" w:themeColor="followedHyperlink"/>
      <w:u w:val="single"/>
    </w:rPr>
  </w:style>
  <w:style w:type="character" w:customStyle="1" w:styleId="UnresolvedMention1">
    <w:name w:val="Unresolved Mention1"/>
    <w:basedOn w:val="DefaultParagraphFont"/>
    <w:uiPriority w:val="99"/>
    <w:semiHidden/>
    <w:unhideWhenUsed/>
    <w:rsid w:val="00AF43C4"/>
    <w:rPr>
      <w:color w:val="605E5C"/>
      <w:shd w:val="clear" w:color="auto" w:fill="E1DFDD"/>
    </w:rPr>
  </w:style>
  <w:style w:type="paragraph" w:styleId="BodyText">
    <w:name w:val="Body Text"/>
    <w:basedOn w:val="Normal"/>
    <w:link w:val="BodyTextChar"/>
    <w:uiPriority w:val="1"/>
    <w:qFormat/>
    <w:rsid w:val="00622C76"/>
    <w:pPr>
      <w:widowControl w:val="0"/>
      <w:autoSpaceDE w:val="0"/>
      <w:autoSpaceDN w:val="0"/>
      <w:spacing w:after="0" w:line="240" w:lineRule="auto"/>
      <w:ind w:right="98"/>
    </w:pPr>
    <w:rPr>
      <w:rFonts w:ascii="Roboto" w:eastAsia="Roboto" w:hAnsi="Roboto" w:cs="Roboto"/>
      <w:sz w:val="20"/>
      <w:szCs w:val="20"/>
      <w:lang w:eastAsia="en-US"/>
    </w:rPr>
  </w:style>
  <w:style w:type="character" w:customStyle="1" w:styleId="BodyTextChar">
    <w:name w:val="Body Text Char"/>
    <w:basedOn w:val="DefaultParagraphFont"/>
    <w:link w:val="BodyText"/>
    <w:uiPriority w:val="1"/>
    <w:rsid w:val="00622C76"/>
    <w:rPr>
      <w:rFonts w:ascii="Roboto" w:eastAsia="Roboto" w:hAnsi="Roboto" w:cs="Roboto"/>
      <w:kern w:val="0"/>
      <w:sz w:val="20"/>
      <w:szCs w:val="20"/>
      <w14:ligatures w14:val="none"/>
    </w:rPr>
  </w:style>
  <w:style w:type="paragraph" w:styleId="Revision">
    <w:name w:val="Revision"/>
    <w:hidden/>
    <w:uiPriority w:val="99"/>
    <w:semiHidden/>
    <w:rsid w:val="003430E1"/>
    <w:pPr>
      <w:spacing w:after="0" w:line="240" w:lineRule="auto"/>
    </w:pPr>
    <w:rPr>
      <w:rFonts w:ascii="Calibri" w:eastAsia="Calibri" w:hAnsi="Calibri" w:cs="Calibri"/>
      <w:kern w:val="0"/>
      <w:lang w:eastAsia="en-IN"/>
      <w14:ligatures w14:val="none"/>
    </w:rPr>
  </w:style>
  <w:style w:type="character" w:styleId="Strong">
    <w:name w:val="Strong"/>
    <w:basedOn w:val="DefaultParagraphFont"/>
    <w:uiPriority w:val="22"/>
    <w:qFormat/>
    <w:rsid w:val="00C51F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158041">
      <w:bodyDiv w:val="1"/>
      <w:marLeft w:val="0"/>
      <w:marRight w:val="0"/>
      <w:marTop w:val="0"/>
      <w:marBottom w:val="0"/>
      <w:divBdr>
        <w:top w:val="none" w:sz="0" w:space="0" w:color="auto"/>
        <w:left w:val="none" w:sz="0" w:space="0" w:color="auto"/>
        <w:bottom w:val="none" w:sz="0" w:space="0" w:color="auto"/>
        <w:right w:val="none" w:sz="0" w:space="0" w:color="auto"/>
      </w:divBdr>
    </w:div>
    <w:div w:id="1094327851">
      <w:bodyDiv w:val="1"/>
      <w:marLeft w:val="0"/>
      <w:marRight w:val="0"/>
      <w:marTop w:val="0"/>
      <w:marBottom w:val="0"/>
      <w:divBdr>
        <w:top w:val="none" w:sz="0" w:space="0" w:color="auto"/>
        <w:left w:val="none" w:sz="0" w:space="0" w:color="auto"/>
        <w:bottom w:val="none" w:sz="0" w:space="0" w:color="auto"/>
        <w:right w:val="none" w:sz="0" w:space="0" w:color="auto"/>
      </w:divBdr>
      <w:divsChild>
        <w:div w:id="569846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355353">
      <w:bodyDiv w:val="1"/>
      <w:marLeft w:val="0"/>
      <w:marRight w:val="0"/>
      <w:marTop w:val="0"/>
      <w:marBottom w:val="0"/>
      <w:divBdr>
        <w:top w:val="none" w:sz="0" w:space="0" w:color="auto"/>
        <w:left w:val="none" w:sz="0" w:space="0" w:color="auto"/>
        <w:bottom w:val="none" w:sz="0" w:space="0" w:color="auto"/>
        <w:right w:val="none" w:sz="0" w:space="0" w:color="auto"/>
      </w:divBdr>
    </w:div>
    <w:div w:id="1357730463">
      <w:bodyDiv w:val="1"/>
      <w:marLeft w:val="0"/>
      <w:marRight w:val="0"/>
      <w:marTop w:val="0"/>
      <w:marBottom w:val="0"/>
      <w:divBdr>
        <w:top w:val="none" w:sz="0" w:space="0" w:color="auto"/>
        <w:left w:val="none" w:sz="0" w:space="0" w:color="auto"/>
        <w:bottom w:val="none" w:sz="0" w:space="0" w:color="auto"/>
        <w:right w:val="none" w:sz="0" w:space="0" w:color="auto"/>
      </w:divBdr>
    </w:div>
    <w:div w:id="1604338660">
      <w:bodyDiv w:val="1"/>
      <w:marLeft w:val="0"/>
      <w:marRight w:val="0"/>
      <w:marTop w:val="0"/>
      <w:marBottom w:val="0"/>
      <w:divBdr>
        <w:top w:val="none" w:sz="0" w:space="0" w:color="auto"/>
        <w:left w:val="none" w:sz="0" w:space="0" w:color="auto"/>
        <w:bottom w:val="none" w:sz="0" w:space="0" w:color="auto"/>
        <w:right w:val="none" w:sz="0" w:space="0" w:color="auto"/>
      </w:divBdr>
    </w:div>
    <w:div w:id="1979719392">
      <w:bodyDiv w:val="1"/>
      <w:marLeft w:val="0"/>
      <w:marRight w:val="0"/>
      <w:marTop w:val="0"/>
      <w:marBottom w:val="0"/>
      <w:divBdr>
        <w:top w:val="none" w:sz="0" w:space="0" w:color="auto"/>
        <w:left w:val="none" w:sz="0" w:space="0" w:color="auto"/>
        <w:bottom w:val="none" w:sz="0" w:space="0" w:color="auto"/>
        <w:right w:val="none" w:sz="0" w:space="0" w:color="auto"/>
      </w:divBdr>
    </w:div>
    <w:div w:id="213713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sweshik-rao-nemarukommula-47943416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weshiknemarukommula@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6BE4D-FA33-47AD-B34F-8E2CD5B9DC8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1994</TotalTime>
  <Pages>6</Pages>
  <Words>4638</Words>
  <Characters>26441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sweshik rao</dc:creator>
  <cp:keywords/>
  <dc:description/>
  <cp:lastModifiedBy>sweshik rao</cp:lastModifiedBy>
  <cp:revision>205</cp:revision>
  <dcterms:created xsi:type="dcterms:W3CDTF">2025-03-27T14:29:00Z</dcterms:created>
  <dcterms:modified xsi:type="dcterms:W3CDTF">2025-09-10T18:48:00Z</dcterms:modified>
</cp:coreProperties>
</file>