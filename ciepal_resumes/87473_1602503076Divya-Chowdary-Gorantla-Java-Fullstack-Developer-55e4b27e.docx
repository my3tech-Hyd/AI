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F2A" w:rsidRPr="00332F2A" w:rsidRDefault="00332F2A" w:rsidP="00384683">
      <w:pPr>
        <w:spacing w:after="0" w:line="240" w:lineRule="auto"/>
        <w:contextualSpacing/>
        <w:jc w:val="center"/>
        <w:rPr>
          <w:rFonts w:ascii="Times New Roman" w:hAnsi="Times New Roman" w:cs="Times New Roman"/>
          <w:b/>
          <w:bCs/>
          <w:color w:val="000000" w:themeColor="text1"/>
          <w:sz w:val="24"/>
          <w:szCs w:val="24"/>
        </w:rPr>
      </w:pPr>
      <w:bookmarkStart w:id="0" w:name="_GoBack"/>
      <w:bookmarkEnd w:id="0"/>
      <w:r w:rsidRPr="00332F2A">
        <w:rPr>
          <w:rFonts w:ascii="Times New Roman" w:hAnsi="Times New Roman" w:cs="Times New Roman"/>
          <w:b/>
          <w:bCs/>
          <w:color w:val="000000" w:themeColor="text1"/>
          <w:sz w:val="24"/>
          <w:szCs w:val="24"/>
        </w:rPr>
        <w:t>Divya Gorantla</w:t>
      </w:r>
    </w:p>
    <w:p w:rsidR="00332F2A" w:rsidRPr="00332F2A" w:rsidRDefault="00332F2A" w:rsidP="00384683">
      <w:pPr>
        <w:spacing w:after="0" w:line="240" w:lineRule="auto"/>
        <w:contextualSpacing/>
        <w:jc w:val="center"/>
        <w:rPr>
          <w:rFonts w:ascii="Times New Roman" w:hAnsi="Times New Roman" w:cs="Times New Roman"/>
          <w:b/>
          <w:bCs/>
          <w:color w:val="000000" w:themeColor="text1"/>
          <w:sz w:val="24"/>
          <w:szCs w:val="24"/>
        </w:rPr>
      </w:pPr>
      <w:r w:rsidRPr="00332F2A">
        <w:rPr>
          <w:rFonts w:ascii="Times New Roman" w:hAnsi="Times New Roman" w:cs="Times New Roman"/>
          <w:b/>
          <w:bCs/>
          <w:color w:val="000000" w:themeColor="text1"/>
          <w:sz w:val="24"/>
          <w:szCs w:val="24"/>
        </w:rPr>
        <w:t xml:space="preserve">Dg.sohanit@gmail.com                                                                                                                     </w:t>
      </w:r>
      <w:r w:rsidR="00384683">
        <w:rPr>
          <w:rFonts w:ascii="Times New Roman" w:hAnsi="Times New Roman" w:cs="Times New Roman"/>
          <w:b/>
          <w:bCs/>
          <w:color w:val="000000" w:themeColor="text1"/>
          <w:sz w:val="24"/>
          <w:szCs w:val="24"/>
        </w:rPr>
        <w:t xml:space="preserve">                      872-256-2389</w:t>
      </w:r>
    </w:p>
    <w:p w:rsidR="00332F2A" w:rsidRPr="00332F2A" w:rsidRDefault="00332F2A" w:rsidP="00332F2A">
      <w:pPr>
        <w:spacing w:after="0" w:line="240" w:lineRule="auto"/>
        <w:contextualSpacing/>
        <w:jc w:val="right"/>
        <w:rPr>
          <w:rFonts w:ascii="Times New Roman" w:hAnsi="Times New Roman" w:cs="Times New Roman"/>
          <w:b/>
          <w:bCs/>
          <w:color w:val="000000" w:themeColor="text1"/>
          <w:sz w:val="24"/>
          <w:szCs w:val="24"/>
        </w:rPr>
      </w:pPr>
    </w:p>
    <w:p w:rsidR="00B96124" w:rsidRPr="00332F2A" w:rsidRDefault="00B96124" w:rsidP="00332F2A">
      <w:pPr>
        <w:spacing w:after="0" w:line="240" w:lineRule="auto"/>
        <w:contextualSpacing/>
        <w:rPr>
          <w:rFonts w:ascii="Times New Roman" w:hAnsi="Times New Roman" w:cs="Times New Roman"/>
          <w:b/>
          <w:i/>
          <w:color w:val="000000" w:themeColor="text1"/>
          <w:sz w:val="24"/>
          <w:szCs w:val="24"/>
        </w:rPr>
      </w:pPr>
      <w:r w:rsidRPr="00332F2A">
        <w:rPr>
          <w:rFonts w:ascii="Times New Roman" w:hAnsi="Times New Roman" w:cs="Times New Roman"/>
          <w:b/>
          <w:i/>
          <w:color w:val="000000" w:themeColor="text1"/>
          <w:sz w:val="24"/>
          <w:szCs w:val="24"/>
        </w:rPr>
        <w:t xml:space="preserve">PROFESSIONAL SUMMARY: </w:t>
      </w:r>
    </w:p>
    <w:p w:rsidR="00B96124" w:rsidRPr="00332F2A" w:rsidRDefault="00B96124" w:rsidP="005F5990">
      <w:pPr>
        <w:spacing w:after="0" w:line="240" w:lineRule="auto"/>
        <w:contextualSpacing/>
        <w:jc w:val="both"/>
        <w:rPr>
          <w:rFonts w:ascii="Times New Roman" w:hAnsi="Times New Roman" w:cs="Times New Roman"/>
          <w:b/>
          <w:color w:val="000000" w:themeColor="text1"/>
          <w:sz w:val="24"/>
          <w:szCs w:val="24"/>
        </w:rPr>
      </w:pPr>
      <w:r w:rsidRPr="00332F2A">
        <w:rPr>
          <w:rFonts w:ascii="Times New Roman" w:hAnsi="Times New Roman" w:cs="Times New Roman"/>
          <w:b/>
          <w:color w:val="000000" w:themeColor="text1"/>
          <w:sz w:val="24"/>
          <w:szCs w:val="24"/>
        </w:rPr>
        <w:t>_______________________________________________________________________________________</w:t>
      </w:r>
    </w:p>
    <w:p w:rsidR="00B96124" w:rsidRPr="00332F2A" w:rsidRDefault="00F3442D" w:rsidP="005F5990">
      <w:pPr>
        <w:pStyle w:val="ListParagraph"/>
        <w:numPr>
          <w:ilvl w:val="0"/>
          <w:numId w:val="1"/>
        </w:num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Over </w:t>
      </w:r>
      <w:r w:rsidR="000E6B34">
        <w:rPr>
          <w:rFonts w:ascii="Times New Roman" w:hAnsi="Times New Roman" w:cs="Times New Roman"/>
          <w:color w:val="000000" w:themeColor="text1"/>
          <w:sz w:val="24"/>
          <w:szCs w:val="24"/>
        </w:rPr>
        <w:t>8</w:t>
      </w:r>
      <w:r w:rsidR="00937C38" w:rsidRPr="00332F2A">
        <w:rPr>
          <w:rFonts w:ascii="Times New Roman" w:hAnsi="Times New Roman" w:cs="Times New Roman"/>
          <w:color w:val="000000" w:themeColor="text1"/>
          <w:sz w:val="24"/>
          <w:szCs w:val="24"/>
        </w:rPr>
        <w:t>+</w:t>
      </w:r>
      <w:r w:rsidR="00B96124" w:rsidRPr="00332F2A">
        <w:rPr>
          <w:rFonts w:ascii="Times New Roman" w:hAnsi="Times New Roman" w:cs="Times New Roman"/>
          <w:color w:val="000000" w:themeColor="text1"/>
          <w:sz w:val="24"/>
          <w:szCs w:val="24"/>
        </w:rPr>
        <w:t xml:space="preserve"> years of strong software experience in design, development and deployment of web-based and Client-Server business applications</w:t>
      </w:r>
      <w:r w:rsidR="003E6498" w:rsidRPr="00332F2A">
        <w:rPr>
          <w:rFonts w:ascii="Times New Roman" w:hAnsi="Times New Roman" w:cs="Times New Roman"/>
          <w:color w:val="000000" w:themeColor="text1"/>
          <w:sz w:val="24"/>
          <w:szCs w:val="24"/>
        </w:rPr>
        <w:t xml:space="preserve"> and expert in working in all life cycles (</w:t>
      </w:r>
      <w:r w:rsidR="003E6498" w:rsidRPr="00332F2A">
        <w:rPr>
          <w:rFonts w:ascii="Times New Roman" w:hAnsi="Times New Roman" w:cs="Times New Roman"/>
          <w:b/>
          <w:color w:val="000000" w:themeColor="text1"/>
          <w:sz w:val="24"/>
          <w:szCs w:val="24"/>
        </w:rPr>
        <w:t>SDLC, Agile)</w:t>
      </w:r>
      <w:r w:rsidR="00857F08" w:rsidRPr="00332F2A">
        <w:rPr>
          <w:rFonts w:ascii="Times New Roman" w:hAnsi="Times New Roman" w:cs="Times New Roman"/>
          <w:b/>
          <w:color w:val="000000" w:themeColor="text1"/>
          <w:sz w:val="24"/>
          <w:szCs w:val="24"/>
        </w:rPr>
        <w:t>.</w:t>
      </w:r>
    </w:p>
    <w:p w:rsidR="00B96124" w:rsidRPr="00332F2A" w:rsidRDefault="00B96124" w:rsidP="005F5990">
      <w:pPr>
        <w:pStyle w:val="ListParagraph"/>
        <w:numPr>
          <w:ilvl w:val="0"/>
          <w:numId w:val="1"/>
        </w:numPr>
        <w:spacing w:after="0" w:line="240" w:lineRule="auto"/>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Ability to efficiently translate algorithms, ideas and concepts to software applications. Proficient in applying design patterns like </w:t>
      </w:r>
      <w:r w:rsidRPr="00332F2A">
        <w:rPr>
          <w:rFonts w:ascii="Times New Roman" w:hAnsi="Times New Roman" w:cs="Times New Roman"/>
          <w:b/>
          <w:color w:val="000000" w:themeColor="text1"/>
          <w:sz w:val="24"/>
          <w:szCs w:val="24"/>
        </w:rPr>
        <w:t>MVC, Singleton, Session Facade, Service Locator, Visitor, Observer, Decorator, Front</w:t>
      </w:r>
      <w:r w:rsidR="00000685" w:rsidRPr="00332F2A">
        <w:rPr>
          <w:rFonts w:ascii="Times New Roman" w:hAnsi="Times New Roman" w:cs="Times New Roman"/>
          <w:b/>
          <w:color w:val="000000" w:themeColor="text1"/>
          <w:sz w:val="24"/>
          <w:szCs w:val="24"/>
        </w:rPr>
        <w:t xml:space="preserve"> Controller, Data Access Object</w:t>
      </w:r>
      <w:r w:rsidR="00DD5741" w:rsidRPr="00332F2A">
        <w:rPr>
          <w:rFonts w:ascii="Times New Roman" w:hAnsi="Times New Roman" w:cs="Times New Roman"/>
          <w:b/>
          <w:color w:val="000000" w:themeColor="text1"/>
          <w:sz w:val="24"/>
          <w:szCs w:val="24"/>
        </w:rPr>
        <w:t>.</w:t>
      </w:r>
    </w:p>
    <w:p w:rsidR="00B96124" w:rsidRPr="00332F2A" w:rsidRDefault="00B96124" w:rsidP="005F5990">
      <w:pPr>
        <w:pStyle w:val="ListParagraph"/>
        <w:numPr>
          <w:ilvl w:val="0"/>
          <w:numId w:val="1"/>
        </w:numPr>
        <w:spacing w:after="0" w:line="240" w:lineRule="auto"/>
        <w:jc w:val="both"/>
        <w:rPr>
          <w:rFonts w:ascii="Times New Roman" w:hAnsi="Times New Roman" w:cs="Times New Roman"/>
          <w:b/>
          <w:color w:val="000000" w:themeColor="text1"/>
          <w:sz w:val="24"/>
          <w:szCs w:val="24"/>
        </w:rPr>
      </w:pPr>
      <w:r w:rsidRPr="00332F2A">
        <w:rPr>
          <w:rFonts w:ascii="Times New Roman" w:hAnsi="Times New Roman" w:cs="Times New Roman"/>
          <w:color w:val="000000" w:themeColor="text1"/>
          <w:sz w:val="24"/>
          <w:szCs w:val="24"/>
        </w:rPr>
        <w:t xml:space="preserve">Proficient in implementation of frameworks like </w:t>
      </w:r>
      <w:r w:rsidRPr="00332F2A">
        <w:rPr>
          <w:rFonts w:ascii="Times New Roman" w:hAnsi="Times New Roman" w:cs="Times New Roman"/>
          <w:b/>
          <w:color w:val="000000" w:themeColor="text1"/>
          <w:sz w:val="24"/>
          <w:szCs w:val="24"/>
        </w:rPr>
        <w:t>Struts, Spring, JSF, AJAX frameworks (RichFaces</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MyFaces</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ORM</w:t>
      </w:r>
      <w:r w:rsidRPr="00332F2A">
        <w:rPr>
          <w:rFonts w:ascii="Times New Roman" w:hAnsi="Times New Roman" w:cs="Times New Roman"/>
          <w:color w:val="000000" w:themeColor="text1"/>
          <w:sz w:val="24"/>
          <w:szCs w:val="24"/>
        </w:rPr>
        <w:t xml:space="preserve"> frameworks like </w:t>
      </w:r>
      <w:r w:rsidRPr="00332F2A">
        <w:rPr>
          <w:rFonts w:ascii="Times New Roman" w:hAnsi="Times New Roman" w:cs="Times New Roman"/>
          <w:b/>
          <w:color w:val="000000" w:themeColor="text1"/>
          <w:sz w:val="24"/>
          <w:szCs w:val="24"/>
        </w:rPr>
        <w:t>Hibernate</w:t>
      </w:r>
      <w:r w:rsidRPr="00332F2A">
        <w:rPr>
          <w:rFonts w:ascii="Times New Roman" w:hAnsi="Times New Roman" w:cs="Times New Roman"/>
          <w:color w:val="000000" w:themeColor="text1"/>
          <w:sz w:val="24"/>
          <w:szCs w:val="24"/>
        </w:rPr>
        <w:t xml:space="preserve">.  </w:t>
      </w:r>
    </w:p>
    <w:p w:rsidR="00B96124" w:rsidRPr="00332F2A" w:rsidRDefault="00B96124" w:rsidP="005F5990">
      <w:pPr>
        <w:pStyle w:val="ListParagraph"/>
        <w:numPr>
          <w:ilvl w:val="0"/>
          <w:numId w:val="1"/>
        </w:numPr>
        <w:spacing w:after="0" w:line="240" w:lineRule="auto"/>
        <w:jc w:val="both"/>
        <w:rPr>
          <w:rFonts w:ascii="Times New Roman" w:hAnsi="Times New Roman" w:cs="Times New Roman"/>
          <w:b/>
          <w:color w:val="000000" w:themeColor="text1"/>
          <w:sz w:val="24"/>
          <w:szCs w:val="24"/>
        </w:rPr>
      </w:pPr>
      <w:r w:rsidRPr="00332F2A">
        <w:rPr>
          <w:rFonts w:ascii="Times New Roman" w:hAnsi="Times New Roman" w:cs="Times New Roman"/>
          <w:color w:val="000000" w:themeColor="text1"/>
          <w:sz w:val="24"/>
          <w:szCs w:val="24"/>
          <w:shd w:val="clear" w:color="auto" w:fill="FFFFFF"/>
        </w:rPr>
        <w:t>Transaction implementation (CMP, BMP, Message-Driven Beans),</w:t>
      </w:r>
      <w:r w:rsidRPr="00332F2A">
        <w:rPr>
          <w:rFonts w:ascii="Times New Roman" w:hAnsi="Times New Roman" w:cs="Times New Roman"/>
          <w:b/>
          <w:color w:val="000000" w:themeColor="text1"/>
          <w:sz w:val="24"/>
          <w:szCs w:val="24"/>
          <w:shd w:val="clear" w:color="auto" w:fill="FFFFFF"/>
        </w:rPr>
        <w:t xml:space="preserve"> JMS, Struts, Spring, Swing</w:t>
      </w:r>
      <w:r w:rsidRPr="00332F2A">
        <w:rPr>
          <w:rFonts w:ascii="Times New Roman" w:hAnsi="Times New Roman" w:cs="Times New Roman"/>
          <w:color w:val="000000" w:themeColor="text1"/>
          <w:sz w:val="24"/>
          <w:szCs w:val="24"/>
          <w:shd w:val="clear" w:color="auto" w:fill="FFFFFF"/>
        </w:rPr>
        <w:t>,</w:t>
      </w:r>
      <w:r w:rsidRPr="00332F2A">
        <w:rPr>
          <w:rFonts w:ascii="Times New Roman" w:hAnsi="Times New Roman" w:cs="Times New Roman"/>
          <w:b/>
          <w:color w:val="000000" w:themeColor="text1"/>
          <w:sz w:val="24"/>
          <w:szCs w:val="24"/>
        </w:rPr>
        <w:t xml:space="preserve"> Hibernate, Java Beans, JDBC, XML, Web Services, JNDI, Multithreading Executor Services etc. </w:t>
      </w:r>
    </w:p>
    <w:p w:rsidR="00B96124" w:rsidRPr="00332F2A" w:rsidRDefault="00B96124" w:rsidP="005F5990">
      <w:pPr>
        <w:numPr>
          <w:ilvl w:val="0"/>
          <w:numId w:val="1"/>
        </w:numPr>
        <w:spacing w:after="0" w:line="240" w:lineRule="auto"/>
        <w:rPr>
          <w:rFonts w:ascii="Times New Roman" w:hAnsi="Times New Roman" w:cs="Times New Roman"/>
          <w:color w:val="000000" w:themeColor="text1"/>
          <w:sz w:val="24"/>
          <w:szCs w:val="24"/>
          <w:lang w:eastAsia="en-IN"/>
        </w:rPr>
      </w:pPr>
      <w:r w:rsidRPr="00332F2A">
        <w:rPr>
          <w:rFonts w:ascii="Times New Roman" w:hAnsi="Times New Roman" w:cs="Times New Roman"/>
          <w:color w:val="000000" w:themeColor="text1"/>
          <w:sz w:val="24"/>
          <w:szCs w:val="24"/>
          <w:lang w:eastAsia="en-IN"/>
        </w:rPr>
        <w:t xml:space="preserve">Experience in </w:t>
      </w:r>
      <w:r w:rsidRPr="00332F2A">
        <w:rPr>
          <w:rFonts w:ascii="Times New Roman" w:hAnsi="Times New Roman" w:cs="Times New Roman"/>
          <w:b/>
          <w:color w:val="000000" w:themeColor="text1"/>
          <w:sz w:val="24"/>
          <w:szCs w:val="24"/>
          <w:lang w:eastAsia="en-IN"/>
        </w:rPr>
        <w:t xml:space="preserve">React.js, </w:t>
      </w:r>
      <w:r w:rsidRPr="00332F2A">
        <w:rPr>
          <w:rFonts w:ascii="Times New Roman" w:hAnsi="Times New Roman" w:cs="Times New Roman"/>
          <w:b/>
          <w:bCs/>
          <w:color w:val="000000" w:themeColor="text1"/>
          <w:sz w:val="24"/>
          <w:szCs w:val="24"/>
          <w:lang w:eastAsia="en-IN"/>
        </w:rPr>
        <w:t>BackBone.js</w:t>
      </w:r>
      <w:r w:rsidRPr="00332F2A">
        <w:rPr>
          <w:rFonts w:ascii="Times New Roman" w:hAnsi="Times New Roman" w:cs="Times New Roman"/>
          <w:color w:val="000000" w:themeColor="text1"/>
          <w:sz w:val="24"/>
          <w:szCs w:val="24"/>
          <w:lang w:eastAsia="en-IN"/>
        </w:rPr>
        <w:t xml:space="preserve"> and </w:t>
      </w:r>
      <w:r w:rsidRPr="00332F2A">
        <w:rPr>
          <w:rFonts w:ascii="Times New Roman" w:hAnsi="Times New Roman" w:cs="Times New Roman"/>
          <w:b/>
          <w:bCs/>
          <w:color w:val="000000" w:themeColor="text1"/>
          <w:sz w:val="24"/>
          <w:szCs w:val="24"/>
          <w:lang w:eastAsia="en-IN"/>
        </w:rPr>
        <w:t>Angular.js</w:t>
      </w:r>
      <w:r w:rsidRPr="00332F2A">
        <w:rPr>
          <w:rFonts w:ascii="Times New Roman" w:hAnsi="Times New Roman" w:cs="Times New Roman"/>
          <w:color w:val="000000" w:themeColor="text1"/>
          <w:sz w:val="24"/>
          <w:szCs w:val="24"/>
          <w:lang w:eastAsia="en-IN"/>
        </w:rPr>
        <w:t xml:space="preserve">. </w:t>
      </w:r>
      <w:r w:rsidRPr="00332F2A">
        <w:rPr>
          <w:rFonts w:ascii="Times New Roman" w:hAnsi="Times New Roman" w:cs="Times New Roman"/>
          <w:bCs/>
          <w:color w:val="000000" w:themeColor="text1"/>
          <w:sz w:val="24"/>
          <w:szCs w:val="24"/>
        </w:rPr>
        <w:t xml:space="preserve">Experience in Web Service Technologies: </w:t>
      </w:r>
      <w:r w:rsidR="00304AC6" w:rsidRPr="00332F2A">
        <w:rPr>
          <w:rFonts w:ascii="Times New Roman" w:hAnsi="Times New Roman" w:cs="Times New Roman"/>
          <w:b/>
          <w:bCs/>
          <w:color w:val="000000" w:themeColor="text1"/>
          <w:sz w:val="24"/>
          <w:szCs w:val="24"/>
        </w:rPr>
        <w:t xml:space="preserve">SOAP, Restful, WSDL, </w:t>
      </w:r>
      <w:r w:rsidRPr="00332F2A">
        <w:rPr>
          <w:rFonts w:ascii="Times New Roman" w:hAnsi="Times New Roman" w:cs="Times New Roman"/>
          <w:b/>
          <w:bCs/>
          <w:color w:val="000000" w:themeColor="text1"/>
          <w:sz w:val="24"/>
          <w:szCs w:val="24"/>
        </w:rPr>
        <w:t>Apache Axis</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CXF</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IBM JAX-WS, JERSEY</w:t>
      </w:r>
      <w:r w:rsidRPr="00332F2A">
        <w:rPr>
          <w:rFonts w:ascii="Times New Roman" w:hAnsi="Times New Roman" w:cs="Times New Roman"/>
          <w:bCs/>
          <w:color w:val="000000" w:themeColor="text1"/>
          <w:sz w:val="24"/>
          <w:szCs w:val="24"/>
        </w:rPr>
        <w:t>.</w:t>
      </w:r>
    </w:p>
    <w:p w:rsidR="00B96124" w:rsidRPr="00332F2A" w:rsidRDefault="00B96124" w:rsidP="005F5990">
      <w:pPr>
        <w:pStyle w:val="Normal1"/>
        <w:widowControl w:val="0"/>
        <w:numPr>
          <w:ilvl w:val="0"/>
          <w:numId w:val="1"/>
        </w:numPr>
        <w:ind w:right="90"/>
        <w:rPr>
          <w:color w:val="000000" w:themeColor="text1"/>
        </w:rPr>
      </w:pPr>
      <w:r w:rsidRPr="00332F2A">
        <w:rPr>
          <w:color w:val="000000" w:themeColor="text1"/>
        </w:rPr>
        <w:t xml:space="preserve">Experience in working with the </w:t>
      </w:r>
      <w:r w:rsidRPr="00332F2A">
        <w:rPr>
          <w:b/>
          <w:color w:val="000000" w:themeColor="text1"/>
        </w:rPr>
        <w:t>NoSQL</w:t>
      </w:r>
      <w:r w:rsidRPr="00332F2A">
        <w:rPr>
          <w:color w:val="000000" w:themeColor="text1"/>
        </w:rPr>
        <w:t xml:space="preserve">, </w:t>
      </w:r>
      <w:r w:rsidRPr="00332F2A">
        <w:rPr>
          <w:b/>
          <w:color w:val="000000" w:themeColor="text1"/>
        </w:rPr>
        <w:t>Mongo DB</w:t>
      </w:r>
      <w:r w:rsidRPr="00332F2A">
        <w:rPr>
          <w:color w:val="000000" w:themeColor="text1"/>
        </w:rPr>
        <w:t xml:space="preserve">, and </w:t>
      </w:r>
      <w:r w:rsidRPr="00332F2A">
        <w:rPr>
          <w:b/>
          <w:color w:val="000000" w:themeColor="text1"/>
        </w:rPr>
        <w:t>Apache Cassandra</w:t>
      </w:r>
      <w:r w:rsidRPr="00332F2A">
        <w:rPr>
          <w:color w:val="000000" w:themeColor="text1"/>
        </w:rPr>
        <w:t xml:space="preserve">. Implementing or exposing the </w:t>
      </w:r>
      <w:r w:rsidRPr="00332F2A">
        <w:rPr>
          <w:b/>
          <w:color w:val="000000" w:themeColor="text1"/>
        </w:rPr>
        <w:t>Micro services</w:t>
      </w:r>
      <w:r w:rsidRPr="00332F2A">
        <w:rPr>
          <w:color w:val="000000" w:themeColor="text1"/>
        </w:rPr>
        <w:t xml:space="preserve"> to base on </w:t>
      </w:r>
      <w:r w:rsidRPr="00332F2A">
        <w:rPr>
          <w:b/>
          <w:color w:val="000000" w:themeColor="text1"/>
        </w:rPr>
        <w:t>RESTful API</w:t>
      </w:r>
      <w:r w:rsidRPr="00332F2A">
        <w:rPr>
          <w:color w:val="000000" w:themeColor="text1"/>
        </w:rPr>
        <w:t xml:space="preserve"> utilizing </w:t>
      </w:r>
      <w:r w:rsidRPr="00332F2A">
        <w:rPr>
          <w:b/>
          <w:color w:val="000000" w:themeColor="text1"/>
        </w:rPr>
        <w:t>Spring Boot</w:t>
      </w:r>
      <w:r w:rsidRPr="00332F2A">
        <w:rPr>
          <w:color w:val="000000" w:themeColor="text1"/>
        </w:rPr>
        <w:t xml:space="preserve"> with </w:t>
      </w:r>
      <w:r w:rsidRPr="00332F2A">
        <w:rPr>
          <w:b/>
          <w:color w:val="000000" w:themeColor="text1"/>
        </w:rPr>
        <w:t>Spring MVC</w:t>
      </w:r>
      <w:r w:rsidRPr="00332F2A">
        <w:rPr>
          <w:color w:val="000000" w:themeColor="text1"/>
        </w:rPr>
        <w:t xml:space="preserve"> and </w:t>
      </w:r>
      <w:r w:rsidRPr="00332F2A">
        <w:rPr>
          <w:b/>
          <w:color w:val="000000" w:themeColor="text1"/>
          <w:shd w:val="clear" w:color="auto" w:fill="FFFFFF"/>
        </w:rPr>
        <w:t>Apache Kafka.</w:t>
      </w:r>
    </w:p>
    <w:p w:rsidR="00B96124" w:rsidRPr="00332F2A" w:rsidRDefault="00B96124" w:rsidP="005F5990">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sidRPr="00332F2A">
        <w:rPr>
          <w:rFonts w:ascii="Times New Roman" w:eastAsia="Times New Roman" w:hAnsi="Times New Roman" w:cs="Times New Roman"/>
          <w:color w:val="000000" w:themeColor="text1"/>
          <w:sz w:val="24"/>
          <w:szCs w:val="24"/>
          <w:shd w:val="clear" w:color="auto" w:fill="FFFFFF"/>
        </w:rPr>
        <w:t>Developed </w:t>
      </w:r>
      <w:r w:rsidRPr="00332F2A">
        <w:rPr>
          <w:rStyle w:val="NoSpacingChar"/>
          <w:rFonts w:ascii="Times New Roman" w:hAnsi="Times New Roman" w:cs="Times New Roman"/>
          <w:color w:val="000000" w:themeColor="text1"/>
          <w:sz w:val="24"/>
          <w:szCs w:val="24"/>
        </w:rPr>
        <w:t>Micro Service </w:t>
      </w:r>
      <w:r w:rsidRPr="00332F2A">
        <w:rPr>
          <w:rFonts w:ascii="Times New Roman" w:eastAsia="Times New Roman" w:hAnsi="Times New Roman" w:cs="Times New Roman"/>
          <w:color w:val="000000" w:themeColor="text1"/>
          <w:sz w:val="24"/>
          <w:szCs w:val="24"/>
          <w:shd w:val="clear" w:color="auto" w:fill="FFFFFF"/>
        </w:rPr>
        <w:t xml:space="preserve">to provide </w:t>
      </w:r>
      <w:r w:rsidRPr="00332F2A">
        <w:rPr>
          <w:rFonts w:ascii="Times New Roman" w:eastAsia="Times New Roman" w:hAnsi="Times New Roman" w:cs="Times New Roman"/>
          <w:b/>
          <w:color w:val="000000" w:themeColor="text1"/>
          <w:sz w:val="24"/>
          <w:szCs w:val="24"/>
          <w:shd w:val="clear" w:color="auto" w:fill="FFFFFF"/>
        </w:rPr>
        <w:t>RESTful API</w:t>
      </w:r>
      <w:r w:rsidRPr="00332F2A">
        <w:rPr>
          <w:rFonts w:ascii="Times New Roman" w:eastAsia="Times New Roman" w:hAnsi="Times New Roman" w:cs="Times New Roman"/>
          <w:color w:val="000000" w:themeColor="text1"/>
          <w:sz w:val="24"/>
          <w:szCs w:val="24"/>
          <w:shd w:val="clear" w:color="auto" w:fill="FFFFFF"/>
        </w:rPr>
        <w:t xml:space="preserve"> utilizing Spring Boot with Spring MVC.</w:t>
      </w:r>
    </w:p>
    <w:p w:rsidR="00B96124" w:rsidRPr="00332F2A" w:rsidRDefault="00B96124" w:rsidP="005F5990">
      <w:pPr>
        <w:pStyle w:val="Normal1"/>
        <w:widowControl w:val="0"/>
        <w:numPr>
          <w:ilvl w:val="0"/>
          <w:numId w:val="1"/>
        </w:numPr>
        <w:ind w:right="90"/>
        <w:rPr>
          <w:b/>
          <w:color w:val="000000" w:themeColor="text1"/>
        </w:rPr>
      </w:pPr>
      <w:r w:rsidRPr="00332F2A">
        <w:rPr>
          <w:color w:val="000000" w:themeColor="text1"/>
          <w:shd w:val="clear" w:color="auto" w:fill="FFFFFF"/>
        </w:rPr>
        <w:t xml:space="preserve">Good experience with </w:t>
      </w:r>
      <w:r w:rsidRPr="00332F2A">
        <w:rPr>
          <w:b/>
          <w:color w:val="000000" w:themeColor="text1"/>
          <w:shd w:val="clear" w:color="auto" w:fill="FFFFFF"/>
        </w:rPr>
        <w:t>Spring AOP, Spring Transactions, Spring Security,</w:t>
      </w:r>
      <w:r w:rsidRPr="00332F2A">
        <w:rPr>
          <w:color w:val="000000" w:themeColor="text1"/>
          <w:shd w:val="clear" w:color="auto" w:fill="FFFFFF"/>
        </w:rPr>
        <w:t xml:space="preserve"> </w:t>
      </w:r>
      <w:r w:rsidRPr="00332F2A">
        <w:rPr>
          <w:b/>
          <w:color w:val="000000" w:themeColor="text1"/>
          <w:shd w:val="clear" w:color="auto" w:fill="FFFFFF"/>
        </w:rPr>
        <w:t>Spring Quartz batch jobs.</w:t>
      </w:r>
      <w:r w:rsidRPr="00332F2A">
        <w:rPr>
          <w:b/>
          <w:color w:val="000000" w:themeColor="text1"/>
        </w:rPr>
        <w:t xml:space="preserve"> </w:t>
      </w:r>
      <w:r w:rsidRPr="00332F2A">
        <w:rPr>
          <w:color w:val="000000" w:themeColor="text1"/>
          <w:shd w:val="clear" w:color="auto" w:fill="FFFFFF"/>
        </w:rPr>
        <w:t xml:space="preserve">Used </w:t>
      </w:r>
      <w:r w:rsidRPr="00332F2A">
        <w:rPr>
          <w:b/>
          <w:color w:val="000000" w:themeColor="text1"/>
          <w:shd w:val="clear" w:color="auto" w:fill="FFFFFF"/>
        </w:rPr>
        <w:t>Executor Framework</w:t>
      </w:r>
      <w:r w:rsidRPr="00332F2A">
        <w:rPr>
          <w:color w:val="000000" w:themeColor="text1"/>
          <w:shd w:val="clear" w:color="auto" w:fill="FFFFFF"/>
        </w:rPr>
        <w:t xml:space="preserve"> to deal with </w:t>
      </w:r>
      <w:r w:rsidRPr="00332F2A">
        <w:rPr>
          <w:b/>
          <w:color w:val="000000" w:themeColor="text1"/>
          <w:shd w:val="clear" w:color="auto" w:fill="FFFFFF"/>
        </w:rPr>
        <w:t>Java Threads</w:t>
      </w:r>
      <w:r w:rsidRPr="00332F2A">
        <w:rPr>
          <w:color w:val="000000" w:themeColor="text1"/>
          <w:shd w:val="clear" w:color="auto" w:fill="FFFFFF"/>
        </w:rPr>
        <w:t>.</w:t>
      </w:r>
    </w:p>
    <w:p w:rsidR="00B96124" w:rsidRPr="00332F2A" w:rsidRDefault="009459E0" w:rsidP="005F5990">
      <w:pPr>
        <w:pStyle w:val="Normal1"/>
        <w:widowControl w:val="0"/>
        <w:numPr>
          <w:ilvl w:val="0"/>
          <w:numId w:val="1"/>
        </w:numPr>
        <w:ind w:right="90"/>
        <w:rPr>
          <w:b/>
          <w:color w:val="000000" w:themeColor="text1"/>
        </w:rPr>
      </w:pPr>
      <w:r w:rsidRPr="00332F2A">
        <w:rPr>
          <w:color w:val="000000" w:themeColor="text1"/>
          <w:shd w:val="clear" w:color="auto" w:fill="FFFFFF"/>
        </w:rPr>
        <w:t>Worked and having knowledge</w:t>
      </w:r>
      <w:r w:rsidR="00B96124" w:rsidRPr="00332F2A">
        <w:rPr>
          <w:color w:val="000000" w:themeColor="text1"/>
          <w:shd w:val="clear" w:color="auto" w:fill="FFFFFF"/>
        </w:rPr>
        <w:t xml:space="preserve"> on </w:t>
      </w:r>
      <w:r w:rsidR="00B96124" w:rsidRPr="00332F2A">
        <w:rPr>
          <w:b/>
          <w:color w:val="000000" w:themeColor="text1"/>
          <w:shd w:val="clear" w:color="auto" w:fill="FFFFFF"/>
        </w:rPr>
        <w:t xml:space="preserve">Spring Cloud Services. </w:t>
      </w:r>
      <w:r w:rsidR="00B96124" w:rsidRPr="00332F2A">
        <w:rPr>
          <w:color w:val="000000" w:themeColor="text1"/>
        </w:rPr>
        <w:t xml:space="preserve">Developed UI screens using </w:t>
      </w:r>
      <w:r w:rsidR="00B96124" w:rsidRPr="00332F2A">
        <w:rPr>
          <w:b/>
          <w:color w:val="000000" w:themeColor="text1"/>
        </w:rPr>
        <w:t>HTML, JavaScript, XML, and Angular JS</w:t>
      </w:r>
      <w:r w:rsidR="00B96124" w:rsidRPr="00332F2A">
        <w:rPr>
          <w:color w:val="000000" w:themeColor="text1"/>
        </w:rPr>
        <w:t xml:space="preserve"> with </w:t>
      </w:r>
      <w:r w:rsidR="00B96124" w:rsidRPr="00332F2A">
        <w:rPr>
          <w:b/>
          <w:color w:val="000000" w:themeColor="text1"/>
        </w:rPr>
        <w:t>Bootstrap.</w:t>
      </w:r>
    </w:p>
    <w:p w:rsidR="00B96124" w:rsidRPr="00332F2A" w:rsidRDefault="00B96124" w:rsidP="005F5990">
      <w:pPr>
        <w:pStyle w:val="ListParagraph"/>
        <w:numPr>
          <w:ilvl w:val="0"/>
          <w:numId w:val="1"/>
        </w:numPr>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Implement the </w:t>
      </w:r>
      <w:r w:rsidRPr="00332F2A">
        <w:rPr>
          <w:rFonts w:ascii="Times New Roman" w:hAnsi="Times New Roman" w:cs="Times New Roman"/>
          <w:b/>
          <w:color w:val="000000" w:themeColor="text1"/>
          <w:sz w:val="24"/>
          <w:szCs w:val="24"/>
        </w:rPr>
        <w:t>JavaScript/JQuery</w:t>
      </w:r>
      <w:r w:rsidRPr="00332F2A">
        <w:rPr>
          <w:rFonts w:ascii="Times New Roman" w:hAnsi="Times New Roman" w:cs="Times New Roman"/>
          <w:color w:val="000000" w:themeColor="text1"/>
          <w:sz w:val="24"/>
          <w:szCs w:val="24"/>
        </w:rPr>
        <w:t xml:space="preserve"> frameworks such as </w:t>
      </w:r>
      <w:r w:rsidRPr="00332F2A">
        <w:rPr>
          <w:rFonts w:ascii="Times New Roman" w:hAnsi="Times New Roman" w:cs="Times New Roman"/>
          <w:b/>
          <w:color w:val="000000" w:themeColor="text1"/>
          <w:sz w:val="24"/>
          <w:szCs w:val="24"/>
        </w:rPr>
        <w:t>Angular JS</w:t>
      </w:r>
      <w:r w:rsidRPr="00332F2A">
        <w:rPr>
          <w:rFonts w:ascii="Times New Roman" w:hAnsi="Times New Roman" w:cs="Times New Roman"/>
          <w:color w:val="000000" w:themeColor="text1"/>
          <w:sz w:val="24"/>
          <w:szCs w:val="24"/>
        </w:rPr>
        <w:t xml:space="preserve"> for </w:t>
      </w:r>
      <w:r w:rsidRPr="00332F2A">
        <w:rPr>
          <w:rFonts w:ascii="Times New Roman" w:hAnsi="Times New Roman" w:cs="Times New Roman"/>
          <w:b/>
          <w:color w:val="000000" w:themeColor="text1"/>
          <w:sz w:val="24"/>
          <w:szCs w:val="24"/>
        </w:rPr>
        <w:t xml:space="preserve">MVW/MVC </w:t>
      </w:r>
      <w:r w:rsidR="002575A8" w:rsidRPr="00332F2A">
        <w:rPr>
          <w:rFonts w:ascii="Times New Roman" w:hAnsi="Times New Roman" w:cs="Times New Roman"/>
          <w:color w:val="000000" w:themeColor="text1"/>
          <w:sz w:val="24"/>
          <w:szCs w:val="24"/>
        </w:rPr>
        <w:t>framework.</w:t>
      </w:r>
    </w:p>
    <w:p w:rsidR="00B96124" w:rsidRPr="00332F2A" w:rsidRDefault="00B96124" w:rsidP="005F5990">
      <w:pPr>
        <w:numPr>
          <w:ilvl w:val="0"/>
          <w:numId w:val="1"/>
        </w:numPr>
        <w:spacing w:after="0" w:line="240" w:lineRule="auto"/>
        <w:jc w:val="both"/>
        <w:rPr>
          <w:rFonts w:ascii="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 xml:space="preserve">Experience in architecting and implementing Enterprise Application Integration (EAI) projects with Service Oriented Architecture (SOA), </w:t>
      </w:r>
      <w:r w:rsidRPr="00332F2A">
        <w:rPr>
          <w:rFonts w:ascii="Times New Roman" w:hAnsi="Times New Roman" w:cs="Times New Roman"/>
          <w:b/>
          <w:bCs/>
          <w:color w:val="000000" w:themeColor="text1"/>
          <w:sz w:val="24"/>
          <w:szCs w:val="24"/>
        </w:rPr>
        <w:t>Web Services Integrations</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BPM, BPEL</w:t>
      </w:r>
      <w:r w:rsidRPr="00332F2A">
        <w:rPr>
          <w:rFonts w:ascii="Times New Roman" w:hAnsi="Times New Roman" w:cs="Times New Roman"/>
          <w:bCs/>
          <w:color w:val="000000" w:themeColor="text1"/>
          <w:sz w:val="24"/>
          <w:szCs w:val="24"/>
        </w:rPr>
        <w:t xml:space="preserve"> and </w:t>
      </w:r>
      <w:r w:rsidRPr="00332F2A">
        <w:rPr>
          <w:rFonts w:ascii="Times New Roman" w:hAnsi="Times New Roman" w:cs="Times New Roman"/>
          <w:b/>
          <w:bCs/>
          <w:color w:val="000000" w:themeColor="text1"/>
          <w:sz w:val="24"/>
          <w:szCs w:val="24"/>
        </w:rPr>
        <w:t>ESB</w:t>
      </w:r>
      <w:r w:rsidRPr="00332F2A">
        <w:rPr>
          <w:rFonts w:ascii="Times New Roman" w:hAnsi="Times New Roman" w:cs="Times New Roman"/>
          <w:bCs/>
          <w:color w:val="000000" w:themeColor="text1"/>
          <w:sz w:val="24"/>
          <w:szCs w:val="24"/>
        </w:rPr>
        <w:t xml:space="preserve"> using </w:t>
      </w:r>
      <w:r w:rsidRPr="00332F2A">
        <w:rPr>
          <w:rFonts w:ascii="Times New Roman" w:hAnsi="Times New Roman" w:cs="Times New Roman"/>
          <w:b/>
          <w:bCs/>
          <w:color w:val="000000" w:themeColor="text1"/>
          <w:sz w:val="24"/>
          <w:szCs w:val="24"/>
        </w:rPr>
        <w:t>WebSphere Process Server</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ESB</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WebSphere Integration Developer</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Data Power</w:t>
      </w:r>
      <w:r w:rsidRPr="00332F2A">
        <w:rPr>
          <w:rFonts w:ascii="Times New Roman" w:hAnsi="Times New Roman" w:cs="Times New Roman"/>
          <w:bCs/>
          <w:color w:val="000000" w:themeColor="text1"/>
          <w:sz w:val="24"/>
          <w:szCs w:val="24"/>
        </w:rPr>
        <w:t xml:space="preserve"> and </w:t>
      </w:r>
      <w:r w:rsidRPr="00332F2A">
        <w:rPr>
          <w:rFonts w:ascii="Times New Roman" w:hAnsi="Times New Roman" w:cs="Times New Roman"/>
          <w:b/>
          <w:bCs/>
          <w:color w:val="000000" w:themeColor="text1"/>
          <w:sz w:val="24"/>
          <w:szCs w:val="24"/>
        </w:rPr>
        <w:t>WSRR.</w:t>
      </w:r>
    </w:p>
    <w:p w:rsidR="00B96124" w:rsidRPr="00332F2A" w:rsidRDefault="00B96124" w:rsidP="005F5990">
      <w:pPr>
        <w:pStyle w:val="ListParagraph"/>
        <w:numPr>
          <w:ilvl w:val="0"/>
          <w:numId w:val="1"/>
        </w:numPr>
        <w:spacing w:after="0" w:line="240" w:lineRule="auto"/>
        <w:jc w:val="both"/>
        <w:rPr>
          <w:rFonts w:ascii="Times New Roman" w:hAnsi="Times New Roman" w:cs="Times New Roman"/>
          <w:bCs/>
          <w:color w:val="000000" w:themeColor="text1"/>
          <w:sz w:val="24"/>
          <w:szCs w:val="24"/>
        </w:rPr>
      </w:pPr>
      <w:r w:rsidRPr="00332F2A">
        <w:rPr>
          <w:rFonts w:ascii="Times New Roman" w:hAnsi="Times New Roman" w:cs="Times New Roman"/>
          <w:color w:val="000000" w:themeColor="text1"/>
          <w:sz w:val="24"/>
          <w:szCs w:val="24"/>
        </w:rPr>
        <w:t xml:space="preserve">Expertise in </w:t>
      </w:r>
      <w:r w:rsidRPr="00332F2A">
        <w:rPr>
          <w:rFonts w:ascii="Times New Roman" w:hAnsi="Times New Roman" w:cs="Times New Roman"/>
          <w:b/>
          <w:color w:val="000000" w:themeColor="text1"/>
          <w:sz w:val="24"/>
          <w:szCs w:val="24"/>
        </w:rPr>
        <w:t>XML</w:t>
      </w:r>
      <w:r w:rsidRPr="00332F2A">
        <w:rPr>
          <w:rFonts w:ascii="Times New Roman" w:hAnsi="Times New Roman" w:cs="Times New Roman"/>
          <w:color w:val="000000" w:themeColor="text1"/>
          <w:sz w:val="24"/>
          <w:szCs w:val="24"/>
        </w:rPr>
        <w:t xml:space="preserve"> technologies such as </w:t>
      </w:r>
      <w:r w:rsidRPr="00332F2A">
        <w:rPr>
          <w:rFonts w:ascii="Times New Roman" w:hAnsi="Times New Roman" w:cs="Times New Roman"/>
          <w:b/>
          <w:bCs/>
          <w:color w:val="000000" w:themeColor="text1"/>
          <w:sz w:val="24"/>
          <w:szCs w:val="24"/>
        </w:rPr>
        <w:t>XSL</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XSLT</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XML schemas</w:t>
      </w:r>
      <w:r w:rsidRPr="00332F2A">
        <w:rPr>
          <w:rFonts w:ascii="Times New Roman" w:hAnsi="Times New Roman" w:cs="Times New Roman"/>
          <w:bCs/>
          <w:color w:val="000000" w:themeColor="text1"/>
          <w:sz w:val="24"/>
          <w:szCs w:val="24"/>
        </w:rPr>
        <w:t xml:space="preserve">, </w:t>
      </w:r>
      <w:r w:rsidRPr="00332F2A">
        <w:rPr>
          <w:rFonts w:ascii="Times New Roman" w:hAnsi="Times New Roman" w:cs="Times New Roman"/>
          <w:b/>
          <w:bCs/>
          <w:color w:val="000000" w:themeColor="text1"/>
          <w:sz w:val="24"/>
          <w:szCs w:val="24"/>
        </w:rPr>
        <w:t xml:space="preserve">XPath, XForms, XSL-FO </w:t>
      </w:r>
      <w:r w:rsidRPr="00332F2A">
        <w:rPr>
          <w:rFonts w:ascii="Times New Roman" w:hAnsi="Times New Roman" w:cs="Times New Roman"/>
          <w:bCs/>
          <w:color w:val="000000" w:themeColor="text1"/>
          <w:sz w:val="24"/>
          <w:szCs w:val="24"/>
        </w:rPr>
        <w:t xml:space="preserve">and </w:t>
      </w:r>
      <w:r w:rsidRPr="00332F2A">
        <w:rPr>
          <w:rFonts w:ascii="Times New Roman" w:hAnsi="Times New Roman" w:cs="Times New Roman"/>
          <w:color w:val="000000" w:themeColor="text1"/>
          <w:sz w:val="24"/>
          <w:szCs w:val="24"/>
        </w:rPr>
        <w:t xml:space="preserve">parsers like </w:t>
      </w:r>
      <w:r w:rsidRPr="00332F2A">
        <w:rPr>
          <w:rFonts w:ascii="Times New Roman" w:hAnsi="Times New Roman" w:cs="Times New Roman"/>
          <w:b/>
          <w:color w:val="000000" w:themeColor="text1"/>
          <w:sz w:val="24"/>
          <w:szCs w:val="24"/>
        </w:rPr>
        <w:t>SAX, DOM.</w:t>
      </w:r>
    </w:p>
    <w:p w:rsidR="00B96124" w:rsidRPr="00332F2A" w:rsidRDefault="00B96124" w:rsidP="005F5990">
      <w:pPr>
        <w:pStyle w:val="Normal1"/>
        <w:widowControl w:val="0"/>
        <w:numPr>
          <w:ilvl w:val="0"/>
          <w:numId w:val="1"/>
        </w:numPr>
        <w:ind w:right="-540"/>
        <w:contextualSpacing/>
        <w:jc w:val="both"/>
        <w:rPr>
          <w:color w:val="000000" w:themeColor="text1"/>
        </w:rPr>
      </w:pPr>
      <w:r w:rsidRPr="00332F2A">
        <w:rPr>
          <w:color w:val="000000" w:themeColor="text1"/>
          <w:shd w:val="clear" w:color="auto" w:fill="FFFFFF"/>
        </w:rPr>
        <w:t xml:space="preserve">Expertise in back-end/server-side java technologies such as: </w:t>
      </w:r>
      <w:r w:rsidRPr="00332F2A">
        <w:rPr>
          <w:b/>
          <w:color w:val="000000" w:themeColor="text1"/>
          <w:shd w:val="clear" w:color="auto" w:fill="FFFFFF"/>
        </w:rPr>
        <w:t>Enterprise Java Beans (EJB</w:t>
      </w:r>
      <w:r w:rsidRPr="00332F2A">
        <w:rPr>
          <w:color w:val="000000" w:themeColor="text1"/>
          <w:shd w:val="clear" w:color="auto" w:fill="FFFFFF"/>
        </w:rPr>
        <w:t xml:space="preserve">), </w:t>
      </w:r>
      <w:r w:rsidRPr="00332F2A">
        <w:rPr>
          <w:b/>
          <w:color w:val="000000" w:themeColor="text1"/>
          <w:shd w:val="clear" w:color="auto" w:fill="FFFFFF"/>
        </w:rPr>
        <w:t>Java Persistence API (JPA), Java Messaging Service (JMS), Java Data Base Connectivity (JDBC), Java Naming and Directory Interface (JNDI), Remote method Invocation(RMI</w:t>
      </w:r>
      <w:r w:rsidRPr="00332F2A">
        <w:rPr>
          <w:color w:val="000000" w:themeColor="text1"/>
          <w:shd w:val="clear" w:color="auto" w:fill="FFFFFF"/>
        </w:rPr>
        <w:t>).</w:t>
      </w:r>
    </w:p>
    <w:p w:rsidR="00B96124" w:rsidRPr="00332F2A" w:rsidRDefault="00B96124" w:rsidP="005F5990">
      <w:pPr>
        <w:pStyle w:val="Normal1"/>
        <w:widowControl w:val="0"/>
        <w:numPr>
          <w:ilvl w:val="0"/>
          <w:numId w:val="1"/>
        </w:numPr>
        <w:ind w:right="-540"/>
        <w:contextualSpacing/>
        <w:jc w:val="both"/>
        <w:rPr>
          <w:color w:val="000000" w:themeColor="text1"/>
        </w:rPr>
      </w:pPr>
      <w:r w:rsidRPr="00332F2A">
        <w:rPr>
          <w:color w:val="000000" w:themeColor="text1"/>
        </w:rPr>
        <w:t xml:space="preserve">Developed applications using latest technologies like </w:t>
      </w:r>
      <w:r w:rsidRPr="00332F2A">
        <w:rPr>
          <w:b/>
          <w:color w:val="000000" w:themeColor="text1"/>
        </w:rPr>
        <w:t>EJB3.0</w:t>
      </w:r>
      <w:r w:rsidRPr="00332F2A">
        <w:rPr>
          <w:color w:val="000000" w:themeColor="text1"/>
        </w:rPr>
        <w:t xml:space="preserve">, </w:t>
      </w:r>
      <w:r w:rsidRPr="00332F2A">
        <w:rPr>
          <w:b/>
          <w:color w:val="000000" w:themeColor="text1"/>
        </w:rPr>
        <w:t>Spring2.x/3.x/4.x</w:t>
      </w:r>
      <w:r w:rsidRPr="00332F2A">
        <w:rPr>
          <w:color w:val="000000" w:themeColor="text1"/>
        </w:rPr>
        <w:t xml:space="preserve">, </w:t>
      </w:r>
      <w:r w:rsidRPr="00332F2A">
        <w:rPr>
          <w:b/>
          <w:color w:val="000000" w:themeColor="text1"/>
        </w:rPr>
        <w:t>Hibernate3.2/4.x</w:t>
      </w:r>
      <w:r w:rsidRPr="00332F2A">
        <w:rPr>
          <w:color w:val="000000" w:themeColor="text1"/>
        </w:rPr>
        <w:t xml:space="preserve">, and </w:t>
      </w:r>
      <w:r w:rsidRPr="00332F2A">
        <w:rPr>
          <w:b/>
          <w:color w:val="000000" w:themeColor="text1"/>
        </w:rPr>
        <w:t>REST</w:t>
      </w:r>
      <w:r w:rsidRPr="00332F2A">
        <w:rPr>
          <w:color w:val="000000" w:themeColor="text1"/>
        </w:rPr>
        <w:t xml:space="preserve"> based </w:t>
      </w:r>
      <w:r w:rsidRPr="00332F2A">
        <w:rPr>
          <w:b/>
          <w:color w:val="000000" w:themeColor="text1"/>
        </w:rPr>
        <w:t>Web Services (axis2.0, JAX WS 2.0)</w:t>
      </w:r>
      <w:r w:rsidRPr="00332F2A">
        <w:rPr>
          <w:color w:val="000000" w:themeColor="text1"/>
        </w:rPr>
        <w:t xml:space="preserve">, </w:t>
      </w:r>
      <w:r w:rsidRPr="00332F2A">
        <w:rPr>
          <w:b/>
          <w:color w:val="000000" w:themeColor="text1"/>
        </w:rPr>
        <w:t>Rule Engines (Drools4.1, ILOG)</w:t>
      </w:r>
      <w:r w:rsidRPr="00332F2A">
        <w:rPr>
          <w:color w:val="000000" w:themeColor="text1"/>
        </w:rPr>
        <w:t xml:space="preserve">, </w:t>
      </w:r>
      <w:r w:rsidRPr="00332F2A">
        <w:rPr>
          <w:b/>
          <w:color w:val="000000" w:themeColor="text1"/>
        </w:rPr>
        <w:t>XML API</w:t>
      </w:r>
      <w:r w:rsidRPr="00332F2A">
        <w:rPr>
          <w:color w:val="000000" w:themeColor="text1"/>
        </w:rPr>
        <w:t xml:space="preserve"> and tools.</w:t>
      </w:r>
    </w:p>
    <w:p w:rsidR="00B96124" w:rsidRPr="00332F2A" w:rsidRDefault="00B96124" w:rsidP="005F5990">
      <w:pPr>
        <w:pStyle w:val="ListParagraph"/>
        <w:numPr>
          <w:ilvl w:val="0"/>
          <w:numId w:val="1"/>
        </w:numPr>
        <w:spacing w:after="0" w:line="240" w:lineRule="auto"/>
        <w:jc w:val="both"/>
        <w:rPr>
          <w:rFonts w:ascii="Times New Roman" w:hAnsi="Times New Roman" w:cs="Times New Roman"/>
          <w:bCs/>
          <w:color w:val="000000" w:themeColor="text1"/>
          <w:sz w:val="24"/>
          <w:szCs w:val="24"/>
        </w:rPr>
      </w:pPr>
      <w:r w:rsidRPr="00332F2A">
        <w:rPr>
          <w:rFonts w:ascii="Times New Roman" w:hAnsi="Times New Roman" w:cs="Times New Roman"/>
          <w:color w:val="000000" w:themeColor="text1"/>
          <w:sz w:val="24"/>
          <w:szCs w:val="24"/>
        </w:rPr>
        <w:t xml:space="preserve">Expertise in developing </w:t>
      </w:r>
      <w:r w:rsidRPr="00332F2A">
        <w:rPr>
          <w:rFonts w:ascii="Times New Roman" w:hAnsi="Times New Roman" w:cs="Times New Roman"/>
          <w:b/>
          <w:color w:val="000000" w:themeColor="text1"/>
          <w:sz w:val="24"/>
          <w:szCs w:val="24"/>
        </w:rPr>
        <w:t>SOA</w:t>
      </w:r>
      <w:r w:rsidRPr="00332F2A">
        <w:rPr>
          <w:rFonts w:ascii="Times New Roman" w:hAnsi="Times New Roman" w:cs="Times New Roman"/>
          <w:color w:val="000000" w:themeColor="text1"/>
          <w:sz w:val="24"/>
          <w:szCs w:val="24"/>
        </w:rPr>
        <w:t xml:space="preserve"> (Service Oriented Architecture), </w:t>
      </w:r>
      <w:r w:rsidRPr="00332F2A">
        <w:rPr>
          <w:rFonts w:ascii="Times New Roman" w:hAnsi="Times New Roman" w:cs="Times New Roman"/>
          <w:b/>
          <w:color w:val="000000" w:themeColor="text1"/>
          <w:sz w:val="24"/>
          <w:szCs w:val="24"/>
        </w:rPr>
        <w:t>REST</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J2EE Web Services</w:t>
      </w:r>
      <w:r w:rsidRPr="00332F2A">
        <w:rPr>
          <w:rFonts w:ascii="Times New Roman" w:hAnsi="Times New Roman" w:cs="Times New Roman"/>
          <w:color w:val="000000" w:themeColor="text1"/>
          <w:sz w:val="24"/>
          <w:szCs w:val="24"/>
        </w:rPr>
        <w:t xml:space="preserve"> based on </w:t>
      </w:r>
      <w:r w:rsidRPr="00332F2A">
        <w:rPr>
          <w:rFonts w:ascii="Times New Roman" w:hAnsi="Times New Roman" w:cs="Times New Roman"/>
          <w:b/>
          <w:color w:val="000000" w:themeColor="text1"/>
          <w:sz w:val="24"/>
          <w:szCs w:val="24"/>
        </w:rPr>
        <w:t xml:space="preserve">SOAP, WSDL, UDDI, JAX-WS, JAXB, JAX-RPC </w:t>
      </w:r>
      <w:r w:rsidRPr="00332F2A">
        <w:rPr>
          <w:rFonts w:ascii="Times New Roman" w:hAnsi="Times New Roman" w:cs="Times New Roman"/>
          <w:color w:val="000000" w:themeColor="text1"/>
          <w:sz w:val="24"/>
          <w:szCs w:val="24"/>
        </w:rPr>
        <w:t xml:space="preserve">using tools like </w:t>
      </w:r>
      <w:r w:rsidRPr="00332F2A">
        <w:rPr>
          <w:rFonts w:ascii="Times New Roman" w:hAnsi="Times New Roman" w:cs="Times New Roman"/>
          <w:b/>
          <w:color w:val="000000" w:themeColor="text1"/>
          <w:sz w:val="24"/>
          <w:szCs w:val="24"/>
        </w:rPr>
        <w:t>Apache Axis.</w:t>
      </w:r>
    </w:p>
    <w:p w:rsidR="00B96124" w:rsidRPr="00332F2A" w:rsidRDefault="00B96124" w:rsidP="005F5990">
      <w:pPr>
        <w:pStyle w:val="ListParagraph"/>
        <w:numPr>
          <w:ilvl w:val="0"/>
          <w:numId w:val="1"/>
        </w:numPr>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Proven experience with Application Servers like </w:t>
      </w:r>
      <w:r w:rsidRPr="00332F2A">
        <w:rPr>
          <w:rFonts w:ascii="Times New Roman" w:hAnsi="Times New Roman" w:cs="Times New Roman"/>
          <w:b/>
          <w:color w:val="000000" w:themeColor="text1"/>
          <w:sz w:val="24"/>
          <w:szCs w:val="24"/>
        </w:rPr>
        <w:t>IBM WebSphere</w:t>
      </w:r>
      <w:r w:rsidRPr="00332F2A">
        <w:rPr>
          <w:rFonts w:ascii="Times New Roman" w:hAnsi="Times New Roman" w:cs="Times New Roman"/>
          <w:color w:val="000000" w:themeColor="text1"/>
          <w:sz w:val="24"/>
          <w:szCs w:val="24"/>
        </w:rPr>
        <w:t xml:space="preserve"> 16.x/9.x/8.x/, </w:t>
      </w:r>
      <w:r w:rsidRPr="00332F2A">
        <w:rPr>
          <w:rFonts w:ascii="Times New Roman" w:hAnsi="Times New Roman" w:cs="Times New Roman"/>
          <w:b/>
          <w:color w:val="000000" w:themeColor="text1"/>
          <w:sz w:val="24"/>
          <w:szCs w:val="24"/>
        </w:rPr>
        <w:t>Oracle</w:t>
      </w:r>
      <w:r w:rsidRPr="00332F2A">
        <w:rPr>
          <w:rFonts w:ascii="Times New Roman" w:hAnsi="Times New Roman" w:cs="Times New Roman"/>
          <w:color w:val="000000" w:themeColor="text1"/>
          <w:sz w:val="24"/>
          <w:szCs w:val="24"/>
        </w:rPr>
        <w:t xml:space="preserve">/BEA </w:t>
      </w:r>
      <w:r w:rsidRPr="00332F2A">
        <w:rPr>
          <w:rFonts w:ascii="Times New Roman" w:hAnsi="Times New Roman" w:cs="Times New Roman"/>
          <w:b/>
          <w:color w:val="000000" w:themeColor="text1"/>
          <w:sz w:val="24"/>
          <w:szCs w:val="24"/>
        </w:rPr>
        <w:t>WebLogic 12.x/</w:t>
      </w:r>
      <w:r w:rsidRPr="00332F2A">
        <w:rPr>
          <w:rFonts w:ascii="Times New Roman" w:hAnsi="Times New Roman" w:cs="Times New Roman"/>
          <w:color w:val="000000" w:themeColor="text1"/>
          <w:sz w:val="24"/>
          <w:szCs w:val="24"/>
        </w:rPr>
        <w:t xml:space="preserve">10.x/9.x, </w:t>
      </w:r>
      <w:r w:rsidRPr="00332F2A">
        <w:rPr>
          <w:rFonts w:ascii="Times New Roman" w:hAnsi="Times New Roman" w:cs="Times New Roman"/>
          <w:b/>
          <w:color w:val="000000" w:themeColor="text1"/>
          <w:sz w:val="24"/>
          <w:szCs w:val="24"/>
        </w:rPr>
        <w:t>JBoss</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Tomcat9.x/8.x/6. x.</w:t>
      </w:r>
    </w:p>
    <w:p w:rsidR="00E52F5E" w:rsidRPr="00332F2A" w:rsidRDefault="00B96124" w:rsidP="00000685">
      <w:pPr>
        <w:pStyle w:val="ListParagraph"/>
        <w:numPr>
          <w:ilvl w:val="0"/>
          <w:numId w:val="1"/>
        </w:numPr>
        <w:spacing w:after="0" w:line="240" w:lineRule="auto"/>
        <w:jc w:val="both"/>
        <w:rPr>
          <w:rFonts w:ascii="Times New Roman" w:hAnsi="Times New Roman" w:cs="Times New Roman"/>
          <w:color w:val="000000" w:themeColor="text1"/>
          <w:sz w:val="24"/>
          <w:szCs w:val="24"/>
        </w:rPr>
      </w:pPr>
      <w:r w:rsidRPr="00332F2A">
        <w:rPr>
          <w:rFonts w:ascii="Times New Roman" w:eastAsia="Arial" w:hAnsi="Times New Roman" w:cs="Times New Roman"/>
          <w:color w:val="000000" w:themeColor="text1"/>
          <w:sz w:val="24"/>
          <w:szCs w:val="24"/>
        </w:rPr>
        <w:t xml:space="preserve">Worked extensively with Core Java, </w:t>
      </w:r>
      <w:r w:rsidRPr="00332F2A">
        <w:rPr>
          <w:rFonts w:ascii="Times New Roman" w:eastAsia="Arial" w:hAnsi="Times New Roman" w:cs="Times New Roman"/>
          <w:b/>
          <w:color w:val="000000" w:themeColor="text1"/>
          <w:sz w:val="24"/>
          <w:szCs w:val="24"/>
        </w:rPr>
        <w:t>Multithreading</w:t>
      </w:r>
      <w:r w:rsidRPr="00332F2A">
        <w:rPr>
          <w:rFonts w:ascii="Times New Roman" w:eastAsia="Arial" w:hAnsi="Times New Roman" w:cs="Times New Roman"/>
          <w:color w:val="000000" w:themeColor="text1"/>
          <w:sz w:val="24"/>
          <w:szCs w:val="24"/>
        </w:rPr>
        <w:t>, and Collections.</w:t>
      </w:r>
      <w:r w:rsidR="00494C57" w:rsidRPr="00332F2A">
        <w:rPr>
          <w:rFonts w:ascii="Times New Roman" w:eastAsia="Arial" w:hAnsi="Times New Roman" w:cs="Times New Roman"/>
          <w:color w:val="000000" w:themeColor="text1"/>
          <w:sz w:val="24"/>
          <w:szCs w:val="24"/>
        </w:rPr>
        <w:t xml:space="preserve"> </w:t>
      </w:r>
      <w:r w:rsidRPr="00332F2A">
        <w:rPr>
          <w:rFonts w:ascii="Times New Roman" w:hAnsi="Times New Roman" w:cs="Times New Roman"/>
          <w:color w:val="000000" w:themeColor="text1"/>
          <w:sz w:val="24"/>
          <w:szCs w:val="24"/>
        </w:rPr>
        <w:t xml:space="preserve">Expertise in developing </w:t>
      </w:r>
      <w:r w:rsidRPr="00332F2A">
        <w:rPr>
          <w:rFonts w:ascii="Times New Roman" w:hAnsi="Times New Roman" w:cs="Times New Roman"/>
          <w:b/>
          <w:color w:val="000000" w:themeColor="text1"/>
          <w:sz w:val="24"/>
          <w:szCs w:val="24"/>
        </w:rPr>
        <w:t>SOA</w:t>
      </w:r>
      <w:r w:rsidRPr="00332F2A">
        <w:rPr>
          <w:rFonts w:ascii="Times New Roman" w:hAnsi="Times New Roman" w:cs="Times New Roman"/>
          <w:color w:val="000000" w:themeColor="text1"/>
          <w:sz w:val="24"/>
          <w:szCs w:val="24"/>
        </w:rPr>
        <w:t xml:space="preserve"> (Service Oriented Architecture) and</w:t>
      </w:r>
      <w:r w:rsidRPr="00332F2A">
        <w:rPr>
          <w:rFonts w:ascii="Times New Roman" w:hAnsi="Times New Roman" w:cs="Times New Roman"/>
          <w:b/>
          <w:color w:val="000000" w:themeColor="text1"/>
          <w:sz w:val="24"/>
          <w:szCs w:val="24"/>
        </w:rPr>
        <w:t>J2EE Web Services</w:t>
      </w:r>
      <w:r w:rsidRPr="00332F2A">
        <w:rPr>
          <w:rFonts w:ascii="Times New Roman" w:hAnsi="Times New Roman" w:cs="Times New Roman"/>
          <w:color w:val="000000" w:themeColor="text1"/>
          <w:sz w:val="24"/>
          <w:szCs w:val="24"/>
        </w:rPr>
        <w:t xml:space="preserve"> based on </w:t>
      </w:r>
      <w:r w:rsidRPr="00332F2A">
        <w:rPr>
          <w:rFonts w:ascii="Times New Roman" w:hAnsi="Times New Roman" w:cs="Times New Roman"/>
          <w:b/>
          <w:color w:val="000000" w:themeColor="text1"/>
          <w:sz w:val="24"/>
          <w:szCs w:val="24"/>
        </w:rPr>
        <w:t xml:space="preserve">SOAP, RESTFUL, WSDL, UDDI, JAX-WS, JAXB, JAXRS, JAX-RPC </w:t>
      </w:r>
      <w:r w:rsidRPr="00332F2A">
        <w:rPr>
          <w:rFonts w:ascii="Times New Roman" w:hAnsi="Times New Roman" w:cs="Times New Roman"/>
          <w:color w:val="000000" w:themeColor="text1"/>
          <w:sz w:val="24"/>
          <w:szCs w:val="24"/>
        </w:rPr>
        <w:t xml:space="preserve">using tools like </w:t>
      </w:r>
      <w:r w:rsidRPr="00332F2A">
        <w:rPr>
          <w:rFonts w:ascii="Times New Roman" w:hAnsi="Times New Roman" w:cs="Times New Roman"/>
          <w:b/>
          <w:color w:val="000000" w:themeColor="text1"/>
          <w:sz w:val="24"/>
          <w:szCs w:val="24"/>
        </w:rPr>
        <w:t>Apache Axis.</w:t>
      </w:r>
      <w:r w:rsidR="00E52F5E" w:rsidRPr="00332F2A">
        <w:rPr>
          <w:rFonts w:ascii="Times New Roman" w:hAnsi="Times New Roman" w:cs="Times New Roman"/>
          <w:b/>
          <w:color w:val="000000" w:themeColor="text1"/>
          <w:sz w:val="24"/>
          <w:szCs w:val="24"/>
        </w:rPr>
        <w:t xml:space="preserve"> </w:t>
      </w:r>
    </w:p>
    <w:p w:rsidR="00B96124" w:rsidRPr="00332F2A" w:rsidRDefault="00B96124" w:rsidP="00000685">
      <w:pPr>
        <w:pStyle w:val="ListParagraph"/>
        <w:numPr>
          <w:ilvl w:val="0"/>
          <w:numId w:val="1"/>
        </w:numPr>
        <w:spacing w:after="0" w:line="240" w:lineRule="auto"/>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Excellent experience with major relational databases – </w:t>
      </w:r>
      <w:r w:rsidRPr="00332F2A">
        <w:rPr>
          <w:rFonts w:ascii="Times New Roman" w:hAnsi="Times New Roman" w:cs="Times New Roman"/>
          <w:b/>
          <w:color w:val="000000" w:themeColor="text1"/>
          <w:sz w:val="24"/>
          <w:szCs w:val="24"/>
        </w:rPr>
        <w:t>Oracle 8i/9i/10g, SQL Server 2000/2005/2008, DB2, My SQL.</w:t>
      </w:r>
      <w:r w:rsidR="00494C57" w:rsidRPr="00332F2A">
        <w:rPr>
          <w:rFonts w:ascii="Times New Roman" w:hAnsi="Times New Roman" w:cs="Times New Roman"/>
          <w:b/>
          <w:color w:val="000000" w:themeColor="text1"/>
          <w:sz w:val="24"/>
          <w:szCs w:val="24"/>
        </w:rPr>
        <w:t xml:space="preserve"> </w:t>
      </w:r>
    </w:p>
    <w:p w:rsidR="00B96124" w:rsidRPr="00332F2A" w:rsidRDefault="00B96124" w:rsidP="005F5990">
      <w:pPr>
        <w:pStyle w:val="ListParagraph"/>
        <w:numPr>
          <w:ilvl w:val="0"/>
          <w:numId w:val="1"/>
        </w:numPr>
        <w:spacing w:after="0" w:line="240" w:lineRule="auto"/>
        <w:jc w:val="both"/>
        <w:rPr>
          <w:rFonts w:ascii="Times New Roman" w:hAnsi="Times New Roman" w:cs="Times New Roman"/>
          <w:color w:val="000000" w:themeColor="text1"/>
          <w:sz w:val="24"/>
          <w:szCs w:val="24"/>
        </w:rPr>
      </w:pPr>
      <w:r w:rsidRPr="00332F2A">
        <w:rPr>
          <w:rFonts w:ascii="Times New Roman" w:hAnsi="Times New Roman" w:cs="Times New Roman"/>
          <w:bCs/>
          <w:color w:val="000000" w:themeColor="text1"/>
          <w:sz w:val="24"/>
          <w:szCs w:val="24"/>
        </w:rPr>
        <w:t>E</w:t>
      </w:r>
      <w:r w:rsidRPr="00332F2A">
        <w:rPr>
          <w:rFonts w:ascii="Times New Roman" w:hAnsi="Times New Roman" w:cs="Times New Roman"/>
          <w:color w:val="000000" w:themeColor="text1"/>
          <w:sz w:val="24"/>
          <w:szCs w:val="24"/>
        </w:rPr>
        <w:t xml:space="preserve">xtensively worked with different operating systems like </w:t>
      </w:r>
      <w:r w:rsidRPr="00332F2A">
        <w:rPr>
          <w:rFonts w:ascii="Times New Roman" w:hAnsi="Times New Roman" w:cs="Times New Roman"/>
          <w:b/>
          <w:bCs/>
          <w:color w:val="000000" w:themeColor="text1"/>
          <w:sz w:val="24"/>
          <w:szCs w:val="24"/>
        </w:rPr>
        <w:t xml:space="preserve">Windows 98/2000/NT/XP, UNIX </w:t>
      </w:r>
      <w:r w:rsidRPr="00332F2A">
        <w:rPr>
          <w:rFonts w:ascii="Times New Roman" w:hAnsi="Times New Roman" w:cs="Times New Roman"/>
          <w:b/>
          <w:color w:val="000000" w:themeColor="text1"/>
          <w:sz w:val="24"/>
          <w:szCs w:val="24"/>
        </w:rPr>
        <w:t xml:space="preserve">and </w:t>
      </w:r>
      <w:r w:rsidRPr="00332F2A">
        <w:rPr>
          <w:rFonts w:ascii="Times New Roman" w:hAnsi="Times New Roman" w:cs="Times New Roman"/>
          <w:b/>
          <w:bCs/>
          <w:color w:val="000000" w:themeColor="text1"/>
          <w:sz w:val="24"/>
          <w:szCs w:val="24"/>
        </w:rPr>
        <w:t>LINUX</w:t>
      </w:r>
      <w:r w:rsidRPr="00332F2A">
        <w:rPr>
          <w:rFonts w:ascii="Times New Roman" w:hAnsi="Times New Roman" w:cs="Times New Roman"/>
          <w:b/>
          <w:color w:val="000000" w:themeColor="text1"/>
          <w:sz w:val="24"/>
          <w:szCs w:val="24"/>
        </w:rPr>
        <w:t xml:space="preserve">. </w:t>
      </w:r>
      <w:r w:rsidRPr="00332F2A">
        <w:rPr>
          <w:rFonts w:ascii="Times New Roman" w:hAnsi="Times New Roman" w:cs="Times New Roman"/>
          <w:color w:val="000000" w:themeColor="text1"/>
          <w:sz w:val="24"/>
          <w:szCs w:val="24"/>
        </w:rPr>
        <w:t xml:space="preserve">Worked on Grid Controls, Pie Charts and other Swing Components Expert level skills on </w:t>
      </w:r>
      <w:r w:rsidRPr="00332F2A">
        <w:rPr>
          <w:rFonts w:ascii="Times New Roman" w:hAnsi="Times New Roman" w:cs="Times New Roman"/>
          <w:b/>
          <w:color w:val="000000" w:themeColor="text1"/>
          <w:sz w:val="24"/>
          <w:szCs w:val="24"/>
        </w:rPr>
        <w:t>JQuery, JavaScript, VBScript, Perl, AJAX, Adobe Flex, Action Script, JSON, HTML, DHTML, CSS, Tiles, Tag Libraries.</w:t>
      </w:r>
    </w:p>
    <w:p w:rsidR="00B96124" w:rsidRPr="00332F2A" w:rsidRDefault="00B96124" w:rsidP="005F5990">
      <w:pPr>
        <w:pStyle w:val="ListParagraph"/>
        <w:numPr>
          <w:ilvl w:val="0"/>
          <w:numId w:val="1"/>
        </w:numPr>
        <w:spacing w:after="0" w:line="240" w:lineRule="auto"/>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Expertise in software configuration management using </w:t>
      </w:r>
      <w:r w:rsidRPr="00332F2A">
        <w:rPr>
          <w:rFonts w:ascii="Times New Roman" w:hAnsi="Times New Roman" w:cs="Times New Roman"/>
          <w:b/>
          <w:color w:val="000000" w:themeColor="text1"/>
          <w:sz w:val="24"/>
          <w:szCs w:val="24"/>
        </w:rPr>
        <w:t>CVS</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SVN</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IBM Clear Case</w:t>
      </w:r>
      <w:r w:rsidRPr="00332F2A">
        <w:rPr>
          <w:rFonts w:ascii="Times New Roman" w:hAnsi="Times New Roman" w:cs="Times New Roman"/>
          <w:color w:val="000000" w:themeColor="text1"/>
          <w:sz w:val="24"/>
          <w:szCs w:val="24"/>
        </w:rPr>
        <w:t>. Han</w:t>
      </w:r>
      <w:r w:rsidRPr="00332F2A">
        <w:rPr>
          <w:rFonts w:ascii="Times New Roman" w:hAnsi="Times New Roman" w:cs="Times New Roman"/>
          <w:bCs/>
          <w:color w:val="000000" w:themeColor="text1"/>
          <w:sz w:val="24"/>
          <w:szCs w:val="24"/>
        </w:rPr>
        <w:t xml:space="preserve">ds on experience with build tools like </w:t>
      </w:r>
      <w:r w:rsidRPr="00332F2A">
        <w:rPr>
          <w:rFonts w:ascii="Times New Roman" w:hAnsi="Times New Roman" w:cs="Times New Roman"/>
          <w:b/>
          <w:color w:val="000000" w:themeColor="text1"/>
          <w:sz w:val="24"/>
          <w:szCs w:val="24"/>
        </w:rPr>
        <w:t>ANT</w:t>
      </w:r>
      <w:r w:rsidRPr="00332F2A">
        <w:rPr>
          <w:rFonts w:ascii="Times New Roman" w:hAnsi="Times New Roman" w:cs="Times New Roman"/>
          <w:color w:val="000000" w:themeColor="text1"/>
          <w:sz w:val="24"/>
          <w:szCs w:val="24"/>
        </w:rPr>
        <w:t>,</w:t>
      </w:r>
      <w:r w:rsidRPr="00332F2A">
        <w:rPr>
          <w:rFonts w:ascii="Times New Roman" w:hAnsi="Times New Roman" w:cs="Times New Roman"/>
          <w:b/>
          <w:color w:val="000000" w:themeColor="text1"/>
          <w:sz w:val="24"/>
          <w:szCs w:val="24"/>
        </w:rPr>
        <w:t xml:space="preserve"> Maven </w:t>
      </w:r>
      <w:r w:rsidRPr="00332F2A">
        <w:rPr>
          <w:rFonts w:ascii="Times New Roman" w:hAnsi="Times New Roman" w:cs="Times New Roman"/>
          <w:color w:val="000000" w:themeColor="text1"/>
          <w:sz w:val="24"/>
          <w:szCs w:val="24"/>
        </w:rPr>
        <w:t>and logging tools like</w:t>
      </w:r>
      <w:r w:rsidRPr="00332F2A">
        <w:rPr>
          <w:rFonts w:ascii="Times New Roman" w:hAnsi="Times New Roman" w:cs="Times New Roman"/>
          <w:b/>
          <w:color w:val="000000" w:themeColor="text1"/>
          <w:sz w:val="24"/>
          <w:szCs w:val="24"/>
        </w:rPr>
        <w:t xml:space="preserve"> Log4J. </w:t>
      </w:r>
      <w:r w:rsidRPr="00332F2A">
        <w:rPr>
          <w:rFonts w:ascii="Times New Roman" w:hAnsi="Times New Roman" w:cs="Times New Roman"/>
          <w:color w:val="000000" w:themeColor="text1"/>
          <w:sz w:val="24"/>
          <w:szCs w:val="24"/>
        </w:rPr>
        <w:t xml:space="preserve">Expertise in testing with </w:t>
      </w:r>
      <w:r w:rsidRPr="00332F2A">
        <w:rPr>
          <w:rFonts w:ascii="Times New Roman" w:hAnsi="Times New Roman" w:cs="Times New Roman"/>
          <w:b/>
          <w:color w:val="000000" w:themeColor="text1"/>
          <w:sz w:val="24"/>
          <w:szCs w:val="24"/>
        </w:rPr>
        <w:t xml:space="preserve">JUnit </w:t>
      </w:r>
      <w:r w:rsidRPr="00332F2A">
        <w:rPr>
          <w:rFonts w:ascii="Times New Roman" w:hAnsi="Times New Roman" w:cs="Times New Roman"/>
          <w:color w:val="000000" w:themeColor="text1"/>
          <w:sz w:val="24"/>
          <w:szCs w:val="24"/>
        </w:rPr>
        <w:t xml:space="preserve">using tools like </w:t>
      </w:r>
      <w:r w:rsidRPr="00332F2A">
        <w:rPr>
          <w:rFonts w:ascii="Times New Roman" w:hAnsi="Times New Roman" w:cs="Times New Roman"/>
          <w:b/>
          <w:color w:val="000000" w:themeColor="text1"/>
          <w:sz w:val="24"/>
          <w:szCs w:val="24"/>
        </w:rPr>
        <w:t xml:space="preserve">JMeter.  </w:t>
      </w:r>
      <w:r w:rsidRPr="00332F2A">
        <w:rPr>
          <w:rFonts w:ascii="Times New Roman" w:hAnsi="Times New Roman" w:cs="Times New Roman"/>
          <w:color w:val="000000" w:themeColor="text1"/>
          <w:sz w:val="24"/>
          <w:szCs w:val="24"/>
        </w:rPr>
        <w:t xml:space="preserve">Experience in </w:t>
      </w:r>
      <w:r w:rsidRPr="00332F2A">
        <w:rPr>
          <w:rFonts w:ascii="Times New Roman" w:hAnsi="Times New Roman" w:cs="Times New Roman"/>
          <w:b/>
          <w:color w:val="000000" w:themeColor="text1"/>
          <w:sz w:val="24"/>
          <w:szCs w:val="24"/>
        </w:rPr>
        <w:t>Agile</w:t>
      </w:r>
      <w:r w:rsidRPr="00332F2A">
        <w:rPr>
          <w:rFonts w:ascii="Times New Roman" w:hAnsi="Times New Roman" w:cs="Times New Roman"/>
          <w:color w:val="000000" w:themeColor="text1"/>
          <w:sz w:val="24"/>
          <w:szCs w:val="24"/>
        </w:rPr>
        <w:t xml:space="preserve"> software development process, </w:t>
      </w:r>
      <w:r w:rsidRPr="00332F2A">
        <w:rPr>
          <w:rFonts w:ascii="Times New Roman" w:hAnsi="Times New Roman" w:cs="Times New Roman"/>
          <w:b/>
          <w:color w:val="000000" w:themeColor="text1"/>
          <w:sz w:val="24"/>
          <w:szCs w:val="24"/>
        </w:rPr>
        <w:t>Test Driven Development</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Scrum</w:t>
      </w:r>
      <w:r w:rsidRPr="00332F2A">
        <w:rPr>
          <w:rFonts w:ascii="Times New Roman" w:hAnsi="Times New Roman" w:cs="Times New Roman"/>
          <w:color w:val="000000" w:themeColor="text1"/>
          <w:sz w:val="24"/>
          <w:szCs w:val="24"/>
        </w:rPr>
        <w:t>.</w:t>
      </w:r>
    </w:p>
    <w:p w:rsidR="00494C57" w:rsidRPr="00332F2A" w:rsidRDefault="00B96124" w:rsidP="00494C57">
      <w:pPr>
        <w:pStyle w:val="ListParagraph"/>
        <w:numPr>
          <w:ilvl w:val="0"/>
          <w:numId w:val="1"/>
        </w:numPr>
        <w:spacing w:after="0" w:line="240" w:lineRule="auto"/>
        <w:jc w:val="both"/>
        <w:rPr>
          <w:rStyle w:val="apple-style-span"/>
          <w:rFonts w:ascii="Times New Roman" w:hAnsi="Times New Roman" w:cs="Times New Roman"/>
          <w:b/>
          <w:color w:val="000000" w:themeColor="text1"/>
          <w:sz w:val="24"/>
          <w:szCs w:val="24"/>
        </w:rPr>
      </w:pPr>
      <w:r w:rsidRPr="00332F2A">
        <w:rPr>
          <w:rFonts w:ascii="Times New Roman" w:hAnsi="Times New Roman" w:cs="Times New Roman"/>
          <w:b/>
          <w:color w:val="000000" w:themeColor="text1"/>
          <w:sz w:val="24"/>
          <w:szCs w:val="24"/>
          <w:lang w:bidi="en-US"/>
        </w:rPr>
        <w:lastRenderedPageBreak/>
        <w:t>P</w:t>
      </w:r>
      <w:r w:rsidRPr="00332F2A">
        <w:rPr>
          <w:rFonts w:ascii="Times New Roman" w:hAnsi="Times New Roman" w:cs="Times New Roman"/>
          <w:b/>
          <w:color w:val="000000" w:themeColor="text1"/>
          <w:sz w:val="24"/>
          <w:szCs w:val="24"/>
        </w:rPr>
        <w:t>roduction Support</w:t>
      </w:r>
      <w:r w:rsidRPr="00332F2A">
        <w:rPr>
          <w:rFonts w:ascii="Times New Roman" w:hAnsi="Times New Roman" w:cs="Times New Roman"/>
          <w:b/>
          <w:color w:val="000000" w:themeColor="text1"/>
          <w:sz w:val="24"/>
          <w:szCs w:val="24"/>
          <w:lang w:bidi="en-US"/>
        </w:rPr>
        <w:t>-</w:t>
      </w:r>
      <w:r w:rsidRPr="00332F2A">
        <w:rPr>
          <w:rStyle w:val="apple-style-span"/>
          <w:rFonts w:ascii="Times New Roman" w:hAnsi="Times New Roman" w:cs="Times New Roman"/>
          <w:color w:val="000000" w:themeColor="text1"/>
          <w:sz w:val="24"/>
          <w:szCs w:val="24"/>
        </w:rPr>
        <w:t>Provided development (quick fixes) and technical support for complex/ critical applications. Coordinated with other teams to resolve end-user issues promptly.</w:t>
      </w:r>
    </w:p>
    <w:p w:rsidR="001D2120" w:rsidRPr="00332F2A" w:rsidRDefault="001D2120" w:rsidP="001D2120">
      <w:pPr>
        <w:pStyle w:val="ListParagraph"/>
        <w:spacing w:after="0" w:line="240" w:lineRule="auto"/>
        <w:ind w:left="360"/>
        <w:jc w:val="both"/>
        <w:rPr>
          <w:rStyle w:val="apple-style-span"/>
          <w:rFonts w:ascii="Times New Roman" w:hAnsi="Times New Roman" w:cs="Times New Roman"/>
          <w:b/>
          <w:color w:val="000000" w:themeColor="text1"/>
          <w:sz w:val="24"/>
          <w:szCs w:val="24"/>
        </w:rPr>
      </w:pPr>
    </w:p>
    <w:p w:rsidR="00B249A2" w:rsidRPr="00332F2A" w:rsidRDefault="00B249A2" w:rsidP="001D2120">
      <w:pPr>
        <w:pStyle w:val="ListParagraph"/>
        <w:spacing w:after="0" w:line="240" w:lineRule="auto"/>
        <w:ind w:left="360"/>
        <w:jc w:val="both"/>
        <w:rPr>
          <w:rStyle w:val="apple-style-span"/>
          <w:rFonts w:ascii="Times New Roman" w:hAnsi="Times New Roman" w:cs="Times New Roman"/>
          <w:b/>
          <w:color w:val="000000" w:themeColor="text1"/>
          <w:sz w:val="24"/>
          <w:szCs w:val="24"/>
        </w:rPr>
      </w:pPr>
    </w:p>
    <w:p w:rsidR="00E52F5E" w:rsidRPr="00332F2A" w:rsidRDefault="00E52F5E" w:rsidP="001D2120">
      <w:pPr>
        <w:pStyle w:val="ListParagraph"/>
        <w:spacing w:after="0" w:line="240" w:lineRule="auto"/>
        <w:ind w:left="360"/>
        <w:jc w:val="both"/>
        <w:rPr>
          <w:rStyle w:val="apple-style-span"/>
          <w:rFonts w:ascii="Times New Roman" w:hAnsi="Times New Roman" w:cs="Times New Roman"/>
          <w:b/>
          <w:color w:val="000000" w:themeColor="text1"/>
          <w:sz w:val="24"/>
          <w:szCs w:val="24"/>
        </w:rPr>
      </w:pPr>
    </w:p>
    <w:p w:rsidR="00B96124" w:rsidRPr="00332F2A" w:rsidRDefault="00B96124" w:rsidP="00494C57">
      <w:pPr>
        <w:pStyle w:val="ListParagraph"/>
        <w:spacing w:after="0" w:line="240" w:lineRule="auto"/>
        <w:ind w:left="360"/>
        <w:jc w:val="both"/>
        <w:rPr>
          <w:rFonts w:ascii="Times New Roman" w:hAnsi="Times New Roman" w:cs="Times New Roman"/>
          <w:b/>
          <w:color w:val="000000" w:themeColor="text1"/>
          <w:sz w:val="24"/>
          <w:szCs w:val="24"/>
        </w:rPr>
      </w:pPr>
      <w:r w:rsidRPr="00332F2A">
        <w:rPr>
          <w:rFonts w:ascii="Times New Roman" w:hAnsi="Times New Roman" w:cs="Times New Roman"/>
          <w:b/>
          <w:i/>
          <w:color w:val="000000" w:themeColor="text1"/>
          <w:sz w:val="24"/>
          <w:szCs w:val="24"/>
        </w:rPr>
        <w:t>SKILLS: __________________________________________________________________</w:t>
      </w:r>
      <w:r w:rsidR="00494C57" w:rsidRPr="00332F2A">
        <w:rPr>
          <w:rFonts w:ascii="Times New Roman" w:hAnsi="Times New Roman" w:cs="Times New Roman"/>
          <w:b/>
          <w:i/>
          <w:color w:val="000000" w:themeColor="text1"/>
          <w:sz w:val="24"/>
          <w:szCs w:val="24"/>
        </w:rPr>
        <w:t>_</w:t>
      </w:r>
    </w:p>
    <w:tbl>
      <w:tblPr>
        <w:tblpPr w:leftFromText="180" w:rightFromText="180" w:vertAnchor="text" w:horzAnchor="page" w:tblpX="506" w:tblpY="380"/>
        <w:tblW w:w="10916" w:type="dxa"/>
        <w:tblBorders>
          <w:top w:val="thinThickMediumGap" w:sz="12" w:space="0" w:color="000000"/>
          <w:left w:val="thinThickMediumGap" w:sz="12" w:space="0" w:color="000000"/>
          <w:bottom w:val="thickThinMediumGap" w:sz="12" w:space="0" w:color="000000"/>
          <w:right w:val="thickThinMediumGap" w:sz="12" w:space="0" w:color="000000"/>
          <w:insideH w:val="single" w:sz="6" w:space="0" w:color="000000"/>
          <w:insideV w:val="single" w:sz="6" w:space="0" w:color="000000"/>
        </w:tblBorders>
        <w:tblLook w:val="04A0" w:firstRow="1" w:lastRow="0" w:firstColumn="1" w:lastColumn="0" w:noHBand="0" w:noVBand="1"/>
      </w:tblPr>
      <w:tblGrid>
        <w:gridCol w:w="2805"/>
        <w:gridCol w:w="8111"/>
      </w:tblGrid>
      <w:tr w:rsidR="00380B55" w:rsidRPr="00332F2A" w:rsidTr="00B41C5E">
        <w:trPr>
          <w:trHeight w:val="1171"/>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Java/J2EE Technologies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Servlets, JSTL, JDBC, JMS, JPA JNDI, RMI, EJB, JFC/Swing, AWT, Java Beans, Applets, Multi-threading, Java Networking, Spring data, Spring Boot, Spring framework, Spring JDBC Templates, java mail, Google API, Hibernate 3.2/3.5, Web Services,</w:t>
            </w:r>
            <w:ins w:id="1" w:author="Sai Gurunath Boggavarapu" w:date="2016-11-28T13:39:00Z">
              <w:r w:rsidRPr="00332F2A">
                <w:rPr>
                  <w:rFonts w:ascii="Times New Roman" w:hAnsi="Times New Roman" w:cs="Times New Roman"/>
                  <w:bCs/>
                  <w:color w:val="000000" w:themeColor="text1"/>
                  <w:sz w:val="24"/>
                  <w:szCs w:val="24"/>
                </w:rPr>
                <w:t xml:space="preserve"> </w:t>
              </w:r>
            </w:ins>
            <w:r w:rsidRPr="00332F2A">
              <w:rPr>
                <w:rFonts w:ascii="Times New Roman" w:hAnsi="Times New Roman" w:cs="Times New Roman"/>
                <w:bCs/>
                <w:color w:val="000000" w:themeColor="text1"/>
                <w:sz w:val="24"/>
                <w:szCs w:val="24"/>
              </w:rPr>
              <w:t>SOAP,</w:t>
            </w:r>
            <w:ins w:id="2" w:author="Sai Gurunath Boggavarapu" w:date="2016-11-28T13:39:00Z">
              <w:r w:rsidRPr="00332F2A">
                <w:rPr>
                  <w:rFonts w:ascii="Times New Roman" w:hAnsi="Times New Roman" w:cs="Times New Roman"/>
                  <w:bCs/>
                  <w:color w:val="000000" w:themeColor="text1"/>
                  <w:sz w:val="24"/>
                  <w:szCs w:val="24"/>
                </w:rPr>
                <w:t xml:space="preserve"> </w:t>
              </w:r>
            </w:ins>
            <w:r w:rsidRPr="00332F2A">
              <w:rPr>
                <w:rFonts w:ascii="Times New Roman" w:hAnsi="Times New Roman" w:cs="Times New Roman"/>
                <w:bCs/>
                <w:color w:val="000000" w:themeColor="text1"/>
                <w:sz w:val="24"/>
                <w:szCs w:val="24"/>
              </w:rPr>
              <w:t>RESTFUL</w:t>
            </w:r>
          </w:p>
        </w:tc>
      </w:tr>
      <w:tr w:rsidR="00380B55" w:rsidRPr="00332F2A" w:rsidTr="00B41C5E">
        <w:trPr>
          <w:trHeight w:val="311"/>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Programming Languages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Java JDK1.4/1.5/1.6/1.7, C++, C, SQL, PL/SQL</w:t>
            </w:r>
          </w:p>
        </w:tc>
      </w:tr>
      <w:tr w:rsidR="00380B55" w:rsidRPr="00332F2A" w:rsidTr="00B41C5E">
        <w:trPr>
          <w:trHeight w:val="503"/>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Application/Web Servers: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Oracle/BEA WebLogic 8.1/9.1, IBM WebSphere 5.1/6.0/6.1/7.0, JBoss, Tomcat 5.0.28/6.0, Jetty Server, jerkins</w:t>
            </w:r>
          </w:p>
        </w:tc>
      </w:tr>
      <w:tr w:rsidR="00380B55" w:rsidRPr="00332F2A" w:rsidTr="00B41C5E">
        <w:trPr>
          <w:trHeight w:val="301"/>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Frameworks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Struts 2.x/1.x, Spring 3.x, Hibernate 3.x, JSF 1.2/2.0</w:t>
            </w:r>
            <w:r w:rsidR="001D2120" w:rsidRPr="00332F2A">
              <w:rPr>
                <w:rFonts w:ascii="Times New Roman" w:hAnsi="Times New Roman" w:cs="Times New Roman"/>
                <w:bCs/>
                <w:color w:val="000000" w:themeColor="text1"/>
                <w:sz w:val="24"/>
                <w:szCs w:val="24"/>
              </w:rPr>
              <w:t>,</w:t>
            </w:r>
            <w:r w:rsidRPr="00332F2A">
              <w:rPr>
                <w:rFonts w:ascii="Times New Roman" w:hAnsi="Times New Roman" w:cs="Times New Roman"/>
                <w:bCs/>
                <w:color w:val="000000" w:themeColor="text1"/>
                <w:sz w:val="24"/>
                <w:szCs w:val="24"/>
              </w:rPr>
              <w:t>Angular Ionic</w:t>
            </w:r>
          </w:p>
        </w:tc>
      </w:tr>
      <w:tr w:rsidR="00380B55" w:rsidRPr="00332F2A" w:rsidTr="00B41C5E">
        <w:trPr>
          <w:trHeight w:val="183"/>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IDEs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Eclipse 3.x, IBM WebSphere Application Developer 5.x, IBM RAD,STS</w:t>
            </w:r>
          </w:p>
        </w:tc>
      </w:tr>
      <w:tr w:rsidR="00380B55" w:rsidRPr="00332F2A" w:rsidTr="00B41C5E">
        <w:trPr>
          <w:trHeight w:val="126"/>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Web technologies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JSP, JavaScript, jQuery, AJAX, XML, XSLT, HTML, DHTML, CSS, Bootstrap, Angular JS, Ext JS, Backbone JS, Node JS.</w:t>
            </w:r>
          </w:p>
        </w:tc>
      </w:tr>
      <w:tr w:rsidR="00380B55" w:rsidRPr="00332F2A" w:rsidTr="00B41C5E">
        <w:trPr>
          <w:trHeight w:val="226"/>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Web Services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JAX-WS, JAX-RPC, JAX-RS, SOAP, WSDL, UDDI,REST</w:t>
            </w:r>
          </w:p>
        </w:tc>
      </w:tr>
      <w:tr w:rsidR="00380B55" w:rsidRPr="00332F2A" w:rsidTr="00B41C5E">
        <w:trPr>
          <w:trHeight w:val="325"/>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XML Tools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JAXB, Apache Axis, Altova XMLSpy</w:t>
            </w:r>
          </w:p>
        </w:tc>
      </w:tr>
      <w:tr w:rsidR="00380B55" w:rsidRPr="00332F2A" w:rsidTr="00B41C5E">
        <w:trPr>
          <w:trHeight w:val="121"/>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Methodologies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Agile, Scrum, RUP, TDD, OOAD, SDLC Waterfall model</w:t>
            </w:r>
          </w:p>
        </w:tc>
      </w:tr>
      <w:tr w:rsidR="00380B55" w:rsidRPr="00332F2A" w:rsidTr="00B41C5E">
        <w:trPr>
          <w:trHeight w:val="187"/>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Modeling Tools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UML, Rational Rose, Visio</w:t>
            </w:r>
          </w:p>
        </w:tc>
      </w:tr>
      <w:tr w:rsidR="00380B55" w:rsidRPr="00332F2A" w:rsidTr="00B41C5E">
        <w:trPr>
          <w:trHeight w:val="226"/>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Testing technologies/tools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JUnit, JMeter, HtmlUnit</w:t>
            </w:r>
          </w:p>
        </w:tc>
      </w:tr>
      <w:tr w:rsidR="00380B55" w:rsidRPr="00332F2A" w:rsidTr="00B41C5E">
        <w:trPr>
          <w:trHeight w:val="226"/>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Database Servers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 xml:space="preserve">Oracle 8i/9i/10g/11i, DB2, SQL Server 2000/2005/2008, </w:t>
            </w:r>
            <w:proofErr w:type="spellStart"/>
            <w:r w:rsidRPr="00332F2A">
              <w:rPr>
                <w:rFonts w:ascii="Times New Roman" w:hAnsi="Times New Roman" w:cs="Times New Roman"/>
                <w:bCs/>
                <w:color w:val="000000" w:themeColor="text1"/>
                <w:sz w:val="24"/>
                <w:szCs w:val="24"/>
              </w:rPr>
              <w:t>MySQL</w:t>
            </w:r>
            <w:proofErr w:type="gramStart"/>
            <w:r w:rsidRPr="00332F2A">
              <w:rPr>
                <w:rFonts w:ascii="Times New Roman" w:hAnsi="Times New Roman" w:cs="Times New Roman"/>
                <w:bCs/>
                <w:color w:val="000000" w:themeColor="text1"/>
                <w:sz w:val="24"/>
                <w:szCs w:val="24"/>
              </w:rPr>
              <w:t>,Informix</w:t>
            </w:r>
            <w:proofErr w:type="spellEnd"/>
            <w:proofErr w:type="gramEnd"/>
            <w:r w:rsidRPr="00332F2A">
              <w:rPr>
                <w:rFonts w:ascii="Times New Roman" w:hAnsi="Times New Roman" w:cs="Times New Roman"/>
                <w:bCs/>
                <w:color w:val="000000" w:themeColor="text1"/>
                <w:sz w:val="24"/>
                <w:szCs w:val="24"/>
              </w:rPr>
              <w:t xml:space="preserve"> and DB2.</w:t>
            </w:r>
          </w:p>
        </w:tc>
      </w:tr>
      <w:tr w:rsidR="00380B55" w:rsidRPr="00332F2A" w:rsidTr="00B41C5E">
        <w:trPr>
          <w:trHeight w:val="248"/>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Version Control</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CVS, SVN, Rational clearcase</w:t>
            </w:r>
          </w:p>
        </w:tc>
      </w:tr>
      <w:tr w:rsidR="00380B55" w:rsidRPr="00332F2A" w:rsidTr="00B41C5E">
        <w:trPr>
          <w:trHeight w:val="298"/>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Build Tools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ANT, Maven</w:t>
            </w:r>
          </w:p>
        </w:tc>
      </w:tr>
      <w:tr w:rsidR="00380B55" w:rsidRPr="00332F2A" w:rsidTr="00B41C5E">
        <w:trPr>
          <w:trHeight w:val="320"/>
        </w:trPr>
        <w:tc>
          <w:tcPr>
            <w:tcW w:w="2805"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color w:val="000000" w:themeColor="text1"/>
                <w:sz w:val="24"/>
                <w:szCs w:val="24"/>
              </w:rPr>
              <w:t>Platforms</w:t>
            </w:r>
          </w:p>
        </w:tc>
        <w:tc>
          <w:tcPr>
            <w:tcW w:w="8111" w:type="dxa"/>
            <w:hideMark/>
          </w:tcPr>
          <w:p w:rsidR="00B96124" w:rsidRPr="00332F2A" w:rsidRDefault="00B96124" w:rsidP="00B41C5E">
            <w:pPr>
              <w:widowControl w:val="0"/>
              <w:overflowPunct w:val="0"/>
              <w:autoSpaceDE w:val="0"/>
              <w:autoSpaceDN w:val="0"/>
              <w:adjustRightInd w:val="0"/>
              <w:spacing w:after="0" w:line="240" w:lineRule="auto"/>
              <w:textAlignment w:val="baseline"/>
              <w:rPr>
                <w:rFonts w:ascii="Times New Roman" w:eastAsia="Times New Roman" w:hAnsi="Times New Roman" w:cs="Times New Roman"/>
                <w:bCs/>
                <w:color w:val="000000" w:themeColor="text1"/>
                <w:sz w:val="24"/>
                <w:szCs w:val="24"/>
              </w:rPr>
            </w:pPr>
            <w:r w:rsidRPr="00332F2A">
              <w:rPr>
                <w:rFonts w:ascii="Times New Roman" w:hAnsi="Times New Roman" w:cs="Times New Roman"/>
                <w:bCs/>
                <w:color w:val="000000" w:themeColor="text1"/>
                <w:sz w:val="24"/>
                <w:szCs w:val="24"/>
              </w:rPr>
              <w:t>Windows 2000/98/95/NT4.0, UNIX</w:t>
            </w:r>
          </w:p>
        </w:tc>
      </w:tr>
    </w:tbl>
    <w:p w:rsidR="00B96124" w:rsidRPr="00332F2A" w:rsidRDefault="00B96124" w:rsidP="005F5990">
      <w:pPr>
        <w:spacing w:after="0" w:line="240" w:lineRule="auto"/>
        <w:rPr>
          <w:rFonts w:ascii="Times New Roman" w:hAnsi="Times New Roman" w:cs="Times New Roman"/>
          <w:color w:val="000000" w:themeColor="text1"/>
          <w:sz w:val="24"/>
          <w:szCs w:val="24"/>
        </w:rPr>
      </w:pPr>
    </w:p>
    <w:p w:rsidR="00B96124" w:rsidRPr="00332F2A" w:rsidRDefault="00B96124" w:rsidP="005F5990">
      <w:pPr>
        <w:spacing w:after="0" w:line="240" w:lineRule="auto"/>
        <w:rPr>
          <w:rFonts w:ascii="Times New Roman" w:hAnsi="Times New Roman" w:cs="Times New Roman"/>
          <w:b/>
          <w:i/>
          <w:color w:val="000000" w:themeColor="text1"/>
          <w:sz w:val="24"/>
          <w:szCs w:val="24"/>
        </w:rPr>
      </w:pPr>
    </w:p>
    <w:p w:rsidR="00B96124" w:rsidRPr="00332F2A" w:rsidRDefault="00B96124" w:rsidP="005F5990">
      <w:pPr>
        <w:spacing w:after="0" w:line="240" w:lineRule="auto"/>
        <w:rPr>
          <w:rFonts w:ascii="Times New Roman" w:hAnsi="Times New Roman" w:cs="Times New Roman"/>
          <w:b/>
          <w:i/>
          <w:color w:val="000000" w:themeColor="text1"/>
          <w:sz w:val="24"/>
          <w:szCs w:val="24"/>
        </w:rPr>
      </w:pPr>
      <w:r w:rsidRPr="00332F2A">
        <w:rPr>
          <w:rFonts w:ascii="Times New Roman" w:hAnsi="Times New Roman" w:cs="Times New Roman"/>
          <w:b/>
          <w:i/>
          <w:color w:val="000000" w:themeColor="text1"/>
          <w:sz w:val="24"/>
          <w:szCs w:val="24"/>
        </w:rPr>
        <w:t>EDUCATION:</w:t>
      </w:r>
      <w:r w:rsidRPr="00332F2A">
        <w:rPr>
          <w:rFonts w:ascii="Times New Roman" w:hAnsi="Times New Roman" w:cs="Times New Roman"/>
          <w:b/>
          <w:color w:val="000000" w:themeColor="text1"/>
          <w:sz w:val="24"/>
          <w:szCs w:val="24"/>
        </w:rPr>
        <w:t xml:space="preserve"> _______________________________________________________________________________________</w:t>
      </w:r>
    </w:p>
    <w:p w:rsidR="00B96124" w:rsidRPr="00332F2A" w:rsidRDefault="00B96124" w:rsidP="005F5990">
      <w:pPr>
        <w:pStyle w:val="ListParagraph"/>
        <w:numPr>
          <w:ilvl w:val="0"/>
          <w:numId w:val="20"/>
        </w:numPr>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Completed Bachelors of Engineering in </w:t>
      </w:r>
      <w:r w:rsidR="001D2120" w:rsidRPr="00332F2A">
        <w:rPr>
          <w:rFonts w:ascii="Times New Roman" w:hAnsi="Times New Roman" w:cs="Times New Roman"/>
          <w:b/>
          <w:color w:val="000000" w:themeColor="text1"/>
          <w:sz w:val="24"/>
          <w:szCs w:val="24"/>
        </w:rPr>
        <w:t>KL UNIVERSITY</w:t>
      </w:r>
      <w:r w:rsidRPr="00332F2A">
        <w:rPr>
          <w:rFonts w:ascii="Times New Roman" w:hAnsi="Times New Roman" w:cs="Times New Roman"/>
          <w:color w:val="000000" w:themeColor="text1"/>
          <w:sz w:val="24"/>
          <w:szCs w:val="24"/>
        </w:rPr>
        <w:t>, India.</w:t>
      </w:r>
    </w:p>
    <w:p w:rsidR="00B96124" w:rsidRPr="00332F2A" w:rsidRDefault="001D2120" w:rsidP="005F5990">
      <w:pPr>
        <w:pStyle w:val="ListParagraph"/>
        <w:numPr>
          <w:ilvl w:val="0"/>
          <w:numId w:val="20"/>
        </w:numPr>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Top 3</w:t>
      </w:r>
      <w:r w:rsidR="00B96124" w:rsidRPr="00332F2A">
        <w:rPr>
          <w:rFonts w:ascii="Times New Roman" w:hAnsi="Times New Roman" w:cs="Times New Roman"/>
          <w:color w:val="000000" w:themeColor="text1"/>
          <w:sz w:val="24"/>
          <w:szCs w:val="24"/>
        </w:rPr>
        <w:t>% in the class.</w:t>
      </w:r>
    </w:p>
    <w:p w:rsidR="003E20A2" w:rsidRPr="00332F2A" w:rsidRDefault="003E20A2" w:rsidP="003E20A2">
      <w:pPr>
        <w:pStyle w:val="ListParagraph"/>
        <w:spacing w:after="0" w:line="240" w:lineRule="auto"/>
        <w:ind w:left="1440"/>
        <w:rPr>
          <w:rFonts w:ascii="Times New Roman" w:hAnsi="Times New Roman" w:cs="Times New Roman"/>
          <w:color w:val="000000" w:themeColor="text1"/>
          <w:sz w:val="24"/>
          <w:szCs w:val="24"/>
        </w:rPr>
      </w:pPr>
    </w:p>
    <w:p w:rsidR="00B96124" w:rsidRPr="00332F2A" w:rsidRDefault="00B96124" w:rsidP="005F5990">
      <w:pPr>
        <w:spacing w:after="0" w:line="240" w:lineRule="auto"/>
        <w:contextualSpacing/>
        <w:rPr>
          <w:rFonts w:ascii="Times New Roman" w:hAnsi="Times New Roman" w:cs="Times New Roman"/>
          <w:b/>
          <w:color w:val="000000" w:themeColor="text1"/>
          <w:sz w:val="24"/>
          <w:szCs w:val="24"/>
        </w:rPr>
      </w:pPr>
      <w:r w:rsidRPr="00332F2A">
        <w:rPr>
          <w:rFonts w:ascii="Times New Roman" w:hAnsi="Times New Roman" w:cs="Times New Roman"/>
          <w:b/>
          <w:i/>
          <w:color w:val="000000" w:themeColor="text1"/>
          <w:sz w:val="24"/>
          <w:szCs w:val="24"/>
        </w:rPr>
        <w:t>WORK HISTORY:</w:t>
      </w:r>
      <w:r w:rsidRPr="00332F2A">
        <w:rPr>
          <w:rFonts w:ascii="Times New Roman" w:hAnsi="Times New Roman" w:cs="Times New Roman"/>
          <w:b/>
          <w:color w:val="000000" w:themeColor="text1"/>
          <w:sz w:val="24"/>
          <w:szCs w:val="24"/>
        </w:rPr>
        <w:t xml:space="preserve"> _________________________________________________________________________</w:t>
      </w:r>
    </w:p>
    <w:p w:rsidR="005B75CB" w:rsidRPr="00332F2A" w:rsidRDefault="005B75CB" w:rsidP="005B75CB">
      <w:pPr>
        <w:spacing w:after="0" w:line="240" w:lineRule="auto"/>
        <w:contextualSpacing/>
        <w:rPr>
          <w:rFonts w:ascii="Times New Roman" w:hAnsi="Times New Roman" w:cs="Times New Roman"/>
          <w:b/>
          <w:bCs/>
          <w:i/>
          <w:color w:val="000000" w:themeColor="text1"/>
          <w:sz w:val="24"/>
          <w:szCs w:val="24"/>
        </w:rPr>
      </w:pPr>
      <w:r w:rsidRPr="00332F2A">
        <w:rPr>
          <w:rFonts w:ascii="Times New Roman" w:hAnsi="Times New Roman" w:cs="Times New Roman"/>
          <w:b/>
          <w:bCs/>
          <w:i/>
          <w:color w:val="000000" w:themeColor="text1"/>
          <w:sz w:val="24"/>
          <w:szCs w:val="24"/>
        </w:rPr>
        <w:t>FE</w:t>
      </w:r>
      <w:r w:rsidR="0098050D">
        <w:rPr>
          <w:rFonts w:ascii="Times New Roman" w:hAnsi="Times New Roman" w:cs="Times New Roman"/>
          <w:b/>
          <w:bCs/>
          <w:i/>
          <w:color w:val="000000" w:themeColor="text1"/>
          <w:sz w:val="24"/>
          <w:szCs w:val="24"/>
        </w:rPr>
        <w:t xml:space="preserve">B 18 – Current </w:t>
      </w:r>
      <w:r w:rsidR="0098050D">
        <w:rPr>
          <w:rFonts w:ascii="Times New Roman" w:hAnsi="Times New Roman" w:cs="Times New Roman"/>
          <w:b/>
          <w:bCs/>
          <w:i/>
          <w:color w:val="000000" w:themeColor="text1"/>
          <w:sz w:val="24"/>
          <w:szCs w:val="24"/>
        </w:rPr>
        <w:tab/>
      </w:r>
      <w:r w:rsidR="0098050D">
        <w:rPr>
          <w:rFonts w:ascii="Times New Roman" w:hAnsi="Times New Roman" w:cs="Times New Roman"/>
          <w:b/>
          <w:bCs/>
          <w:i/>
          <w:color w:val="000000" w:themeColor="text1"/>
          <w:sz w:val="24"/>
          <w:szCs w:val="24"/>
        </w:rPr>
        <w:tab/>
      </w:r>
      <w:r w:rsidR="0098050D">
        <w:rPr>
          <w:rFonts w:ascii="Times New Roman" w:hAnsi="Times New Roman" w:cs="Times New Roman"/>
          <w:b/>
          <w:bCs/>
          <w:i/>
          <w:color w:val="000000" w:themeColor="text1"/>
          <w:sz w:val="24"/>
          <w:szCs w:val="24"/>
        </w:rPr>
        <w:tab/>
      </w:r>
      <w:r w:rsidR="0098050D">
        <w:rPr>
          <w:rFonts w:ascii="Times New Roman" w:hAnsi="Times New Roman" w:cs="Times New Roman"/>
          <w:b/>
          <w:bCs/>
          <w:i/>
          <w:color w:val="000000" w:themeColor="text1"/>
          <w:sz w:val="24"/>
          <w:szCs w:val="24"/>
        </w:rPr>
        <w:tab/>
      </w:r>
      <w:r w:rsidR="0098050D">
        <w:rPr>
          <w:rFonts w:ascii="Times New Roman" w:hAnsi="Times New Roman" w:cs="Times New Roman"/>
          <w:b/>
          <w:bCs/>
          <w:i/>
          <w:color w:val="000000" w:themeColor="text1"/>
          <w:sz w:val="24"/>
          <w:szCs w:val="24"/>
        </w:rPr>
        <w:tab/>
      </w:r>
      <w:r w:rsidR="0098050D">
        <w:rPr>
          <w:rFonts w:ascii="Times New Roman" w:hAnsi="Times New Roman" w:cs="Times New Roman"/>
          <w:b/>
          <w:bCs/>
          <w:i/>
          <w:color w:val="000000" w:themeColor="text1"/>
          <w:sz w:val="24"/>
          <w:szCs w:val="24"/>
        </w:rPr>
        <w:tab/>
        <w:t>Role</w:t>
      </w:r>
      <w:r w:rsidRPr="00332F2A">
        <w:rPr>
          <w:rFonts w:ascii="Times New Roman" w:hAnsi="Times New Roman" w:cs="Times New Roman"/>
          <w:b/>
          <w:bCs/>
          <w:i/>
          <w:color w:val="000000" w:themeColor="text1"/>
          <w:sz w:val="24"/>
          <w:szCs w:val="24"/>
        </w:rPr>
        <w:t>- Sr. Java/ J2EE Full Stack Developer</w:t>
      </w:r>
    </w:p>
    <w:p w:rsidR="005B75CB" w:rsidRPr="00332F2A" w:rsidRDefault="005B75CB" w:rsidP="005B75CB">
      <w:pPr>
        <w:spacing w:after="0" w:line="240" w:lineRule="auto"/>
        <w:contextualSpacing/>
        <w:rPr>
          <w:rFonts w:ascii="Times New Roman" w:hAnsi="Times New Roman" w:cs="Times New Roman"/>
          <w:b/>
          <w:bCs/>
          <w:i/>
          <w:color w:val="000000" w:themeColor="text1"/>
          <w:sz w:val="24"/>
          <w:szCs w:val="24"/>
        </w:rPr>
      </w:pPr>
      <w:r w:rsidRPr="00332F2A">
        <w:rPr>
          <w:rFonts w:ascii="Times New Roman" w:hAnsi="Times New Roman" w:cs="Times New Roman"/>
          <w:b/>
          <w:bCs/>
          <w:i/>
          <w:color w:val="000000" w:themeColor="text1"/>
          <w:sz w:val="24"/>
          <w:szCs w:val="24"/>
        </w:rPr>
        <w:t xml:space="preserve">                                                        </w:t>
      </w:r>
      <w:r w:rsidR="0098050D">
        <w:rPr>
          <w:rFonts w:ascii="Times New Roman" w:hAnsi="Times New Roman" w:cs="Times New Roman"/>
          <w:b/>
          <w:bCs/>
          <w:i/>
          <w:color w:val="000000" w:themeColor="text1"/>
          <w:sz w:val="24"/>
          <w:szCs w:val="24"/>
        </w:rPr>
        <w:t xml:space="preserve">                        </w:t>
      </w:r>
      <w:r w:rsidRPr="00332F2A">
        <w:rPr>
          <w:rFonts w:ascii="Times New Roman" w:hAnsi="Times New Roman" w:cs="Times New Roman"/>
          <w:b/>
          <w:bCs/>
          <w:i/>
          <w:color w:val="000000" w:themeColor="text1"/>
          <w:sz w:val="24"/>
          <w:szCs w:val="24"/>
        </w:rPr>
        <w:t xml:space="preserve"> Client- Broadridge Financial Solutions, </w:t>
      </w:r>
      <w:r w:rsidR="00205B27" w:rsidRPr="00332F2A">
        <w:rPr>
          <w:rFonts w:ascii="Times New Roman" w:hAnsi="Times New Roman" w:cs="Times New Roman"/>
          <w:b/>
          <w:bCs/>
          <w:i/>
          <w:color w:val="000000" w:themeColor="text1"/>
          <w:sz w:val="24"/>
          <w:szCs w:val="24"/>
        </w:rPr>
        <w:t>New York</w:t>
      </w:r>
      <w:r w:rsidRPr="00332F2A">
        <w:rPr>
          <w:rFonts w:ascii="Times New Roman" w:hAnsi="Times New Roman" w:cs="Times New Roman"/>
          <w:b/>
          <w:bCs/>
          <w:i/>
          <w:color w:val="000000" w:themeColor="text1"/>
          <w:sz w:val="24"/>
          <w:szCs w:val="24"/>
        </w:rPr>
        <w:t>,</w:t>
      </w:r>
      <w:r w:rsidR="00205B27" w:rsidRPr="00332F2A">
        <w:rPr>
          <w:rFonts w:ascii="Times New Roman" w:hAnsi="Times New Roman" w:cs="Times New Roman"/>
          <w:b/>
          <w:bCs/>
          <w:i/>
          <w:color w:val="000000" w:themeColor="text1"/>
          <w:sz w:val="24"/>
          <w:szCs w:val="24"/>
        </w:rPr>
        <w:t xml:space="preserve"> </w:t>
      </w:r>
      <w:r w:rsidRPr="00332F2A">
        <w:rPr>
          <w:rFonts w:ascii="Times New Roman" w:hAnsi="Times New Roman" w:cs="Times New Roman"/>
          <w:b/>
          <w:bCs/>
          <w:i/>
          <w:color w:val="000000" w:themeColor="text1"/>
          <w:sz w:val="24"/>
          <w:szCs w:val="24"/>
        </w:rPr>
        <w:t>NY</w:t>
      </w:r>
    </w:p>
    <w:p w:rsidR="005B75CB" w:rsidRPr="00332F2A" w:rsidRDefault="005B75CB" w:rsidP="005B75CB">
      <w:pPr>
        <w:spacing w:after="0" w:line="240" w:lineRule="auto"/>
        <w:contextualSpacing/>
        <w:rPr>
          <w:rStyle w:val="bold1"/>
          <w:rFonts w:ascii="Times New Roman" w:hAnsi="Times New Roman" w:cs="Times New Roman"/>
          <w:color w:val="000000" w:themeColor="text1"/>
          <w:sz w:val="24"/>
          <w:szCs w:val="24"/>
        </w:rPr>
      </w:pPr>
      <w:r w:rsidRPr="00332F2A">
        <w:rPr>
          <w:rFonts w:ascii="Times New Roman" w:hAnsi="Times New Roman" w:cs="Times New Roman"/>
          <w:b/>
          <w:bCs/>
          <w:i/>
          <w:color w:val="000000" w:themeColor="text1"/>
          <w:sz w:val="24"/>
          <w:szCs w:val="24"/>
        </w:rPr>
        <w:t>Team Size- 15</w:t>
      </w:r>
      <w:r w:rsidRPr="00332F2A">
        <w:rPr>
          <w:rFonts w:ascii="Times New Roman" w:hAnsi="Times New Roman" w:cs="Times New Roman"/>
          <w:b/>
          <w:bCs/>
          <w:color w:val="000000" w:themeColor="text1"/>
          <w:sz w:val="24"/>
          <w:szCs w:val="24"/>
        </w:rPr>
        <w:tab/>
      </w:r>
      <w:r w:rsidRPr="00332F2A">
        <w:rPr>
          <w:rFonts w:ascii="Times New Roman" w:hAnsi="Times New Roman" w:cs="Times New Roman"/>
          <w:b/>
          <w:bCs/>
          <w:color w:val="000000" w:themeColor="text1"/>
          <w:sz w:val="24"/>
          <w:szCs w:val="24"/>
        </w:rPr>
        <w:tab/>
      </w:r>
    </w:p>
    <w:p w:rsidR="005B75CB" w:rsidRPr="00332F2A" w:rsidRDefault="005B75CB" w:rsidP="005B75CB">
      <w:pPr>
        <w:pStyle w:val="NoSpacingLatinCambria"/>
        <w:spacing w:after="0" w:line="240" w:lineRule="auto"/>
        <w:jc w:val="left"/>
        <w:rPr>
          <w:rStyle w:val="bold1"/>
          <w:rFonts w:ascii="Times New Roman" w:hAnsi="Times New Roman" w:cs="Times New Roman"/>
          <w:i/>
          <w:color w:val="000000" w:themeColor="text1"/>
          <w:sz w:val="24"/>
          <w:szCs w:val="24"/>
          <w:u w:val="single"/>
        </w:rPr>
      </w:pPr>
      <w:r w:rsidRPr="00332F2A">
        <w:rPr>
          <w:rStyle w:val="bold1"/>
          <w:rFonts w:ascii="Times New Roman" w:hAnsi="Times New Roman" w:cs="Times New Roman"/>
          <w:i/>
          <w:color w:val="000000" w:themeColor="text1"/>
          <w:sz w:val="24"/>
          <w:szCs w:val="24"/>
          <w:u w:val="single"/>
        </w:rPr>
        <w:t>Description:</w:t>
      </w:r>
    </w:p>
    <w:p w:rsidR="000B2E47" w:rsidRPr="00332F2A" w:rsidRDefault="000B2E47" w:rsidP="000B2E47">
      <w:pPr>
        <w:spacing w:after="0" w:line="240" w:lineRule="auto"/>
        <w:jc w:val="both"/>
        <w:rPr>
          <w:rFonts w:ascii="Times New Roman" w:eastAsia="Times New Roman" w:hAnsi="Times New Roman" w:cs="Times New Roman"/>
          <w:sz w:val="24"/>
          <w:szCs w:val="24"/>
        </w:rPr>
      </w:pPr>
      <w:r w:rsidRPr="00332F2A">
        <w:rPr>
          <w:rFonts w:ascii="Times New Roman" w:eastAsia="Times New Roman" w:hAnsi="Times New Roman" w:cs="Times New Roman"/>
          <w:sz w:val="24"/>
          <w:szCs w:val="24"/>
        </w:rPr>
        <w:t>Presentment: Presentment/Postedge is a Web application that provides search and presentment of documents to support client and broadridge roles. This app is used for accessing the client document archives for their Trade Confirms, Statements, tax or any type of documents stored in their archives. A user can access the ePresentment document site for by entering the appropriate URL in their browser. This logon is managed by the Broadridge SiteMinder application which maintains the User IDs, their entitlements and passwords.</w:t>
      </w:r>
    </w:p>
    <w:p w:rsidR="005B75CB" w:rsidRPr="00332F2A" w:rsidRDefault="005B75CB" w:rsidP="005B75CB">
      <w:pPr>
        <w:pStyle w:val="NoSpacing"/>
        <w:rPr>
          <w:rFonts w:ascii="Times New Roman" w:hAnsi="Times New Roman" w:cs="Times New Roman"/>
          <w:sz w:val="24"/>
          <w:szCs w:val="24"/>
        </w:rPr>
      </w:pPr>
    </w:p>
    <w:p w:rsidR="005B75CB" w:rsidRPr="00332F2A" w:rsidRDefault="005B75CB" w:rsidP="005B75CB">
      <w:pPr>
        <w:pStyle w:val="NoSpacingLatinCambria"/>
        <w:spacing w:after="0" w:line="240" w:lineRule="auto"/>
        <w:jc w:val="left"/>
        <w:rPr>
          <w:rFonts w:ascii="Times New Roman" w:hAnsi="Times New Roman"/>
          <w:color w:val="000000" w:themeColor="text1"/>
          <w:sz w:val="24"/>
          <w:szCs w:val="24"/>
          <w:shd w:val="clear" w:color="auto" w:fill="FFFFFF"/>
        </w:rPr>
      </w:pPr>
    </w:p>
    <w:p w:rsidR="005B75CB" w:rsidRPr="00332F2A" w:rsidRDefault="005B75CB" w:rsidP="005B75CB">
      <w:pPr>
        <w:widowControl w:val="0"/>
        <w:autoSpaceDE w:val="0"/>
        <w:autoSpaceDN w:val="0"/>
        <w:adjustRightInd w:val="0"/>
        <w:snapToGrid w:val="0"/>
        <w:spacing w:after="0" w:line="240" w:lineRule="auto"/>
        <w:jc w:val="both"/>
        <w:rPr>
          <w:rFonts w:ascii="Times New Roman" w:hAnsi="Times New Roman" w:cs="Times New Roman"/>
          <w:b/>
          <w:color w:val="000000" w:themeColor="text1"/>
          <w:sz w:val="24"/>
          <w:szCs w:val="24"/>
          <w:u w:val="single"/>
        </w:rPr>
      </w:pPr>
      <w:r w:rsidRPr="00332F2A">
        <w:rPr>
          <w:rFonts w:ascii="Times New Roman" w:hAnsi="Times New Roman" w:cs="Times New Roman"/>
          <w:b/>
          <w:i/>
          <w:color w:val="000000" w:themeColor="text1"/>
          <w:sz w:val="24"/>
          <w:szCs w:val="24"/>
          <w:u w:val="single"/>
        </w:rPr>
        <w:t>Responsibilities</w:t>
      </w:r>
      <w:r w:rsidRPr="00332F2A">
        <w:rPr>
          <w:rFonts w:ascii="Times New Roman" w:hAnsi="Times New Roman" w:cs="Times New Roman"/>
          <w:b/>
          <w:color w:val="000000" w:themeColor="text1"/>
          <w:sz w:val="24"/>
          <w:szCs w:val="24"/>
          <w:u w:val="single"/>
        </w:rPr>
        <w:t>:</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Involvement in working with technologies like </w:t>
      </w:r>
      <w:r w:rsidRPr="00332F2A">
        <w:rPr>
          <w:rFonts w:ascii="Times New Roman" w:hAnsi="Times New Roman" w:cs="Times New Roman"/>
          <w:b/>
          <w:sz w:val="24"/>
          <w:szCs w:val="24"/>
        </w:rPr>
        <w:t>Spring 3.x</w:t>
      </w:r>
      <w:r w:rsidRPr="00332F2A">
        <w:rPr>
          <w:rFonts w:ascii="Times New Roman" w:hAnsi="Times New Roman" w:cs="Times New Roman"/>
          <w:sz w:val="24"/>
          <w:szCs w:val="24"/>
        </w:rPr>
        <w:t xml:space="preserve">, </w:t>
      </w:r>
      <w:r w:rsidRPr="00332F2A">
        <w:rPr>
          <w:rFonts w:ascii="Times New Roman" w:hAnsi="Times New Roman" w:cs="Times New Roman"/>
          <w:b/>
          <w:sz w:val="24"/>
          <w:szCs w:val="24"/>
        </w:rPr>
        <w:t>Hibernate 3.x</w:t>
      </w:r>
      <w:r w:rsidRPr="00332F2A">
        <w:rPr>
          <w:rFonts w:ascii="Times New Roman" w:hAnsi="Times New Roman" w:cs="Times New Roman"/>
          <w:sz w:val="24"/>
          <w:szCs w:val="24"/>
        </w:rPr>
        <w:t xml:space="preserve">, </w:t>
      </w:r>
      <w:r w:rsidRPr="00332F2A">
        <w:rPr>
          <w:rFonts w:ascii="Times New Roman" w:hAnsi="Times New Roman" w:cs="Times New Roman"/>
          <w:b/>
          <w:sz w:val="24"/>
          <w:szCs w:val="24"/>
        </w:rPr>
        <w:t>Oracle</w:t>
      </w:r>
      <w:r w:rsidRPr="00332F2A">
        <w:rPr>
          <w:rFonts w:ascii="Times New Roman" w:hAnsi="Times New Roman" w:cs="Times New Roman"/>
          <w:sz w:val="24"/>
          <w:szCs w:val="24"/>
        </w:rPr>
        <w:t xml:space="preserve"> and </w:t>
      </w:r>
      <w:r w:rsidRPr="00332F2A">
        <w:rPr>
          <w:rFonts w:ascii="Times New Roman" w:hAnsi="Times New Roman" w:cs="Times New Roman"/>
          <w:b/>
          <w:sz w:val="24"/>
          <w:szCs w:val="24"/>
        </w:rPr>
        <w:t>Restful</w:t>
      </w:r>
      <w:r w:rsidRPr="00332F2A">
        <w:rPr>
          <w:rFonts w:ascii="Times New Roman" w:hAnsi="Times New Roman" w:cs="Times New Roman"/>
          <w:sz w:val="24"/>
          <w:szCs w:val="24"/>
        </w:rPr>
        <w:t xml:space="preserve"> Web Services in designing and development of the application.</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lastRenderedPageBreak/>
        <w:t>Worked on designing the User Interface by coding in </w:t>
      </w:r>
      <w:r w:rsidRPr="00332F2A">
        <w:rPr>
          <w:rFonts w:ascii="Times New Roman" w:hAnsi="Times New Roman" w:cs="Times New Roman"/>
          <w:b/>
          <w:sz w:val="24"/>
          <w:szCs w:val="24"/>
        </w:rPr>
        <w:t>HTML5</w:t>
      </w:r>
      <w:r w:rsidRPr="00332F2A">
        <w:rPr>
          <w:rFonts w:ascii="Times New Roman" w:hAnsi="Times New Roman" w:cs="Times New Roman"/>
          <w:sz w:val="24"/>
          <w:szCs w:val="24"/>
        </w:rPr>
        <w:t xml:space="preserve">, </w:t>
      </w:r>
      <w:r w:rsidRPr="00332F2A">
        <w:rPr>
          <w:rFonts w:ascii="Times New Roman" w:hAnsi="Times New Roman" w:cs="Times New Roman"/>
          <w:b/>
          <w:sz w:val="24"/>
          <w:szCs w:val="24"/>
        </w:rPr>
        <w:t>AngularJS</w:t>
      </w:r>
      <w:r w:rsidR="00F3442D">
        <w:rPr>
          <w:rFonts w:ascii="Times New Roman" w:hAnsi="Times New Roman" w:cs="Times New Roman"/>
          <w:sz w:val="24"/>
          <w:szCs w:val="24"/>
        </w:rPr>
        <w:t xml:space="preserve"> </w:t>
      </w:r>
      <w:r w:rsidRPr="00332F2A">
        <w:rPr>
          <w:rFonts w:ascii="Times New Roman" w:hAnsi="Times New Roman" w:cs="Times New Roman"/>
          <w:sz w:val="24"/>
          <w:szCs w:val="24"/>
        </w:rPr>
        <w:t>to create the SPA (Single Page Application).</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Worked extensively on </w:t>
      </w:r>
      <w:r w:rsidRPr="00332F2A">
        <w:rPr>
          <w:rFonts w:ascii="Times New Roman" w:hAnsi="Times New Roman" w:cs="Times New Roman"/>
          <w:b/>
          <w:sz w:val="24"/>
          <w:szCs w:val="24"/>
        </w:rPr>
        <w:t>Spring IOC</w:t>
      </w:r>
      <w:r w:rsidRPr="00332F2A">
        <w:rPr>
          <w:rFonts w:ascii="Times New Roman" w:hAnsi="Times New Roman" w:cs="Times New Roman"/>
          <w:sz w:val="24"/>
          <w:szCs w:val="24"/>
        </w:rPr>
        <w:t xml:space="preserve"> for the dependency injection for managing application dependencies</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Experience in implementing </w:t>
      </w:r>
      <w:r w:rsidRPr="00332F2A">
        <w:rPr>
          <w:rFonts w:ascii="Times New Roman" w:hAnsi="Times New Roman" w:cs="Times New Roman"/>
          <w:b/>
          <w:sz w:val="24"/>
          <w:szCs w:val="24"/>
        </w:rPr>
        <w:t>Oracle SQL</w:t>
      </w:r>
      <w:r w:rsidRPr="00332F2A">
        <w:rPr>
          <w:rFonts w:ascii="Times New Roman" w:hAnsi="Times New Roman" w:cs="Times New Roman"/>
          <w:sz w:val="24"/>
          <w:szCs w:val="24"/>
        </w:rPr>
        <w:t> as an oracle client to query the database.</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Worked on </w:t>
      </w:r>
      <w:r w:rsidRPr="00332F2A">
        <w:rPr>
          <w:rFonts w:ascii="Times New Roman" w:hAnsi="Times New Roman" w:cs="Times New Roman"/>
          <w:b/>
          <w:sz w:val="24"/>
          <w:szCs w:val="24"/>
        </w:rPr>
        <w:t>Hibernate</w:t>
      </w:r>
      <w:r w:rsidRPr="00332F2A">
        <w:rPr>
          <w:rFonts w:ascii="Times New Roman" w:hAnsi="Times New Roman" w:cs="Times New Roman"/>
          <w:sz w:val="24"/>
          <w:szCs w:val="24"/>
        </w:rPr>
        <w:t xml:space="preserve"> as </w:t>
      </w:r>
      <w:r w:rsidRPr="00332F2A">
        <w:rPr>
          <w:rFonts w:ascii="Times New Roman" w:hAnsi="Times New Roman" w:cs="Times New Roman"/>
          <w:b/>
          <w:sz w:val="24"/>
          <w:szCs w:val="24"/>
        </w:rPr>
        <w:t>ORM</w:t>
      </w:r>
      <w:r w:rsidRPr="00332F2A">
        <w:rPr>
          <w:rFonts w:ascii="Times New Roman" w:hAnsi="Times New Roman" w:cs="Times New Roman"/>
          <w:sz w:val="24"/>
          <w:szCs w:val="24"/>
        </w:rPr>
        <w:t xml:space="preserve"> to integrate with the application developed using </w:t>
      </w:r>
      <w:r w:rsidRPr="00332F2A">
        <w:rPr>
          <w:rFonts w:ascii="Times New Roman" w:hAnsi="Times New Roman" w:cs="Times New Roman"/>
          <w:b/>
          <w:sz w:val="24"/>
          <w:szCs w:val="24"/>
        </w:rPr>
        <w:t>Spring.</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Experience in replacing </w:t>
      </w:r>
      <w:r w:rsidRPr="00332F2A">
        <w:rPr>
          <w:rFonts w:ascii="Times New Roman" w:hAnsi="Times New Roman" w:cs="Times New Roman"/>
          <w:b/>
          <w:sz w:val="24"/>
          <w:szCs w:val="24"/>
        </w:rPr>
        <w:t>Hibernate</w:t>
      </w:r>
      <w:r w:rsidRPr="00332F2A">
        <w:rPr>
          <w:rFonts w:ascii="Times New Roman" w:hAnsi="Times New Roman" w:cs="Times New Roman"/>
          <w:sz w:val="24"/>
          <w:szCs w:val="24"/>
        </w:rPr>
        <w:t xml:space="preserve"> with Native </w:t>
      </w:r>
      <w:r w:rsidRPr="00332F2A">
        <w:rPr>
          <w:rFonts w:ascii="Times New Roman" w:hAnsi="Times New Roman" w:cs="Times New Roman"/>
          <w:b/>
          <w:sz w:val="24"/>
          <w:szCs w:val="24"/>
        </w:rPr>
        <w:t>SQL Queries (JDBC)</w:t>
      </w:r>
      <w:r w:rsidRPr="00332F2A">
        <w:rPr>
          <w:rFonts w:ascii="Times New Roman" w:hAnsi="Times New Roman" w:cs="Times New Roman"/>
          <w:sz w:val="24"/>
          <w:szCs w:val="24"/>
        </w:rPr>
        <w:t xml:space="preserve"> in places to handle large search </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Worked on implementing </w:t>
      </w:r>
      <w:r w:rsidRPr="00332F2A">
        <w:rPr>
          <w:rFonts w:ascii="Times New Roman" w:hAnsi="Times New Roman" w:cs="Times New Roman"/>
          <w:b/>
          <w:sz w:val="24"/>
          <w:szCs w:val="24"/>
        </w:rPr>
        <w:t>JMS</w:t>
      </w:r>
      <w:r w:rsidRPr="00332F2A">
        <w:rPr>
          <w:rFonts w:ascii="Times New Roman" w:hAnsi="Times New Roman" w:cs="Times New Roman"/>
          <w:sz w:val="24"/>
          <w:szCs w:val="24"/>
        </w:rPr>
        <w:t xml:space="preserve"> to publish the message on to the Queue after processing.</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Worked on </w:t>
      </w:r>
      <w:r w:rsidRPr="00332F2A">
        <w:rPr>
          <w:rFonts w:ascii="Times New Roman" w:hAnsi="Times New Roman" w:cs="Times New Roman"/>
          <w:b/>
          <w:sz w:val="24"/>
          <w:szCs w:val="24"/>
        </w:rPr>
        <w:t>log4j</w:t>
      </w:r>
      <w:r w:rsidRPr="00332F2A">
        <w:rPr>
          <w:rFonts w:ascii="Times New Roman" w:hAnsi="Times New Roman" w:cs="Times New Roman"/>
          <w:sz w:val="24"/>
          <w:szCs w:val="24"/>
        </w:rPr>
        <w:t xml:space="preserve"> &amp; </w:t>
      </w:r>
      <w:proofErr w:type="spellStart"/>
      <w:r w:rsidRPr="00332F2A">
        <w:rPr>
          <w:rFonts w:ascii="Times New Roman" w:hAnsi="Times New Roman" w:cs="Times New Roman"/>
          <w:b/>
          <w:sz w:val="24"/>
          <w:szCs w:val="24"/>
        </w:rPr>
        <w:t>logback</w:t>
      </w:r>
      <w:proofErr w:type="spellEnd"/>
      <w:r w:rsidRPr="00332F2A">
        <w:rPr>
          <w:rFonts w:ascii="Times New Roman" w:hAnsi="Times New Roman" w:cs="Times New Roman"/>
          <w:sz w:val="24"/>
          <w:szCs w:val="24"/>
        </w:rPr>
        <w:t xml:space="preserve"> for logging the application logs.</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Experience in developing the automatic build scripts with the help of </w:t>
      </w:r>
      <w:r w:rsidRPr="00332F2A">
        <w:rPr>
          <w:rFonts w:ascii="Times New Roman" w:hAnsi="Times New Roman" w:cs="Times New Roman"/>
          <w:b/>
          <w:sz w:val="24"/>
          <w:szCs w:val="24"/>
        </w:rPr>
        <w:t>Maven</w:t>
      </w:r>
      <w:r w:rsidRPr="00332F2A">
        <w:rPr>
          <w:rFonts w:ascii="Times New Roman" w:hAnsi="Times New Roman" w:cs="Times New Roman"/>
          <w:sz w:val="24"/>
          <w:szCs w:val="24"/>
        </w:rPr>
        <w:t xml:space="preserve"> for application to deploy. </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Executed </w:t>
      </w:r>
      <w:r w:rsidRPr="00332F2A">
        <w:rPr>
          <w:rFonts w:ascii="Times New Roman" w:hAnsi="Times New Roman" w:cs="Times New Roman"/>
          <w:b/>
          <w:sz w:val="24"/>
          <w:szCs w:val="24"/>
        </w:rPr>
        <w:t>JMS</w:t>
      </w:r>
      <w:r w:rsidRPr="00332F2A">
        <w:rPr>
          <w:rFonts w:ascii="Times New Roman" w:hAnsi="Times New Roman" w:cs="Times New Roman"/>
          <w:sz w:val="24"/>
          <w:szCs w:val="24"/>
        </w:rPr>
        <w:t xml:space="preserve"> service by using </w:t>
      </w:r>
      <w:r w:rsidRPr="00332F2A">
        <w:rPr>
          <w:rFonts w:ascii="Times New Roman" w:hAnsi="Times New Roman" w:cs="Times New Roman"/>
          <w:b/>
          <w:sz w:val="24"/>
          <w:szCs w:val="24"/>
        </w:rPr>
        <w:t>Rabbit MQ</w:t>
      </w:r>
      <w:r w:rsidRPr="00332F2A">
        <w:rPr>
          <w:rFonts w:ascii="Times New Roman" w:hAnsi="Times New Roman" w:cs="Times New Roman"/>
          <w:sz w:val="24"/>
          <w:szCs w:val="24"/>
        </w:rPr>
        <w:t xml:space="preserve"> and Queues for the batch processing.</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Designed and developed </w:t>
      </w:r>
      <w:r w:rsidRPr="00332F2A">
        <w:rPr>
          <w:rFonts w:ascii="Times New Roman" w:hAnsi="Times New Roman" w:cs="Times New Roman"/>
          <w:b/>
          <w:sz w:val="24"/>
          <w:szCs w:val="24"/>
        </w:rPr>
        <w:t>Micro Services</w:t>
      </w:r>
      <w:r w:rsidRPr="00332F2A">
        <w:rPr>
          <w:rFonts w:ascii="Times New Roman" w:hAnsi="Times New Roman" w:cs="Times New Roman"/>
          <w:sz w:val="24"/>
          <w:szCs w:val="24"/>
        </w:rPr>
        <w:t xml:space="preserve"> business components using </w:t>
      </w:r>
      <w:r w:rsidRPr="00332F2A">
        <w:rPr>
          <w:rFonts w:ascii="Times New Roman" w:hAnsi="Times New Roman" w:cs="Times New Roman"/>
          <w:b/>
          <w:sz w:val="24"/>
          <w:szCs w:val="24"/>
        </w:rPr>
        <w:t>Spring Boot</w:t>
      </w:r>
      <w:r w:rsidRPr="00332F2A">
        <w:rPr>
          <w:rFonts w:ascii="Times New Roman" w:hAnsi="Times New Roman" w:cs="Times New Roman"/>
          <w:sz w:val="24"/>
          <w:szCs w:val="24"/>
        </w:rPr>
        <w:t>. </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Design and implemented a Messaging API to send/receive messages, pull messages from third-party messaging providers using Java </w:t>
      </w:r>
      <w:r w:rsidRPr="00332F2A">
        <w:rPr>
          <w:rFonts w:ascii="Times New Roman" w:hAnsi="Times New Roman" w:cs="Times New Roman"/>
          <w:b/>
          <w:sz w:val="24"/>
          <w:szCs w:val="24"/>
        </w:rPr>
        <w:t>Spring boot</w:t>
      </w:r>
      <w:r w:rsidRPr="00332F2A">
        <w:rPr>
          <w:rFonts w:ascii="Times New Roman" w:hAnsi="Times New Roman" w:cs="Times New Roman"/>
          <w:sz w:val="24"/>
          <w:szCs w:val="24"/>
        </w:rPr>
        <w:t xml:space="preserve"> and </w:t>
      </w:r>
      <w:r w:rsidRPr="00332F2A">
        <w:rPr>
          <w:rFonts w:ascii="Times New Roman" w:hAnsi="Times New Roman" w:cs="Times New Roman"/>
          <w:b/>
          <w:sz w:val="24"/>
          <w:szCs w:val="24"/>
        </w:rPr>
        <w:t>Mongo DB</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Worked on </w:t>
      </w:r>
      <w:r w:rsidRPr="00332F2A">
        <w:rPr>
          <w:rFonts w:ascii="Times New Roman" w:hAnsi="Times New Roman" w:cs="Times New Roman"/>
          <w:b/>
          <w:sz w:val="24"/>
          <w:szCs w:val="24"/>
        </w:rPr>
        <w:t>GIT Hub</w:t>
      </w:r>
      <w:r w:rsidRPr="00332F2A">
        <w:rPr>
          <w:rFonts w:ascii="Times New Roman" w:hAnsi="Times New Roman" w:cs="Times New Roman"/>
          <w:sz w:val="24"/>
          <w:szCs w:val="24"/>
        </w:rPr>
        <w:t xml:space="preserve"> as the repository to checkout and commit the code.</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Expertise in writing </w:t>
      </w:r>
      <w:r w:rsidRPr="00332F2A">
        <w:rPr>
          <w:rFonts w:ascii="Times New Roman" w:hAnsi="Times New Roman" w:cs="Times New Roman"/>
          <w:b/>
          <w:sz w:val="24"/>
          <w:szCs w:val="24"/>
        </w:rPr>
        <w:t>SQL</w:t>
      </w:r>
      <w:r w:rsidRPr="00332F2A">
        <w:rPr>
          <w:rFonts w:ascii="Times New Roman" w:hAnsi="Times New Roman" w:cs="Times New Roman"/>
          <w:sz w:val="24"/>
          <w:szCs w:val="24"/>
        </w:rPr>
        <w:t xml:space="preserve"> queries, </w:t>
      </w:r>
      <w:r w:rsidRPr="00332F2A">
        <w:rPr>
          <w:rFonts w:ascii="Times New Roman" w:hAnsi="Times New Roman" w:cs="Times New Roman"/>
          <w:b/>
          <w:sz w:val="24"/>
          <w:szCs w:val="24"/>
        </w:rPr>
        <w:t>PL/SQL</w:t>
      </w:r>
      <w:r w:rsidRPr="00332F2A">
        <w:rPr>
          <w:rFonts w:ascii="Times New Roman" w:hAnsi="Times New Roman" w:cs="Times New Roman"/>
          <w:sz w:val="24"/>
          <w:szCs w:val="24"/>
        </w:rPr>
        <w:t xml:space="preserve"> stored procedures for the database and backend tasks.</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Expertise in </w:t>
      </w:r>
      <w:r w:rsidRPr="00332F2A">
        <w:rPr>
          <w:rFonts w:ascii="Times New Roman" w:hAnsi="Times New Roman" w:cs="Times New Roman"/>
          <w:b/>
          <w:sz w:val="24"/>
          <w:szCs w:val="24"/>
        </w:rPr>
        <w:t>JUnit</w:t>
      </w:r>
      <w:r w:rsidRPr="00332F2A">
        <w:rPr>
          <w:rFonts w:ascii="Times New Roman" w:hAnsi="Times New Roman" w:cs="Times New Roman"/>
          <w:sz w:val="24"/>
          <w:szCs w:val="24"/>
        </w:rPr>
        <w:t xml:space="preserve"> test cases with the data mocking by using Mockito for unit testing application classes.</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 xml:space="preserve">Worked on Unit testing, Integration testing also corresponding testing efforts with the </w:t>
      </w:r>
      <w:r w:rsidRPr="00332F2A">
        <w:rPr>
          <w:rFonts w:ascii="Times New Roman" w:hAnsi="Times New Roman" w:cs="Times New Roman"/>
          <w:b/>
          <w:sz w:val="24"/>
          <w:szCs w:val="24"/>
        </w:rPr>
        <w:t>QA</w:t>
      </w:r>
      <w:r w:rsidRPr="00332F2A">
        <w:rPr>
          <w:rFonts w:ascii="Times New Roman" w:hAnsi="Times New Roman" w:cs="Times New Roman"/>
          <w:sz w:val="24"/>
          <w:szCs w:val="24"/>
        </w:rPr>
        <w:t xml:space="preserve"> team. </w:t>
      </w:r>
    </w:p>
    <w:p w:rsidR="003607A0" w:rsidRPr="00332F2A" w:rsidRDefault="003607A0" w:rsidP="003607A0">
      <w:pPr>
        <w:pStyle w:val="NoSpacing"/>
        <w:numPr>
          <w:ilvl w:val="0"/>
          <w:numId w:val="23"/>
        </w:numPr>
        <w:rPr>
          <w:rFonts w:ascii="Times New Roman" w:hAnsi="Times New Roman" w:cs="Times New Roman"/>
          <w:sz w:val="24"/>
          <w:szCs w:val="24"/>
        </w:rPr>
      </w:pPr>
      <w:r w:rsidRPr="00332F2A">
        <w:rPr>
          <w:rFonts w:ascii="Times New Roman" w:hAnsi="Times New Roman" w:cs="Times New Roman"/>
          <w:sz w:val="24"/>
          <w:szCs w:val="24"/>
        </w:rPr>
        <w:t>Hands on experience in providing Post Production and Production support as and when required.</w:t>
      </w:r>
    </w:p>
    <w:p w:rsidR="003607A0" w:rsidRPr="00332F2A" w:rsidRDefault="003607A0" w:rsidP="003607A0">
      <w:pPr>
        <w:pStyle w:val="NoSpacing"/>
        <w:rPr>
          <w:rFonts w:ascii="Times New Roman" w:hAnsi="Times New Roman" w:cs="Times New Roman"/>
          <w:sz w:val="24"/>
          <w:szCs w:val="24"/>
        </w:rPr>
      </w:pPr>
    </w:p>
    <w:p w:rsidR="00CA4632" w:rsidRPr="00332F2A" w:rsidRDefault="00CA4632" w:rsidP="00CA4632">
      <w:pPr>
        <w:pStyle w:val="DefaultText"/>
        <w:jc w:val="both"/>
        <w:rPr>
          <w:b/>
          <w:bCs/>
          <w:color w:val="000000" w:themeColor="text1"/>
          <w:sz w:val="24"/>
          <w:szCs w:val="24"/>
        </w:rPr>
      </w:pPr>
      <w:r w:rsidRPr="00332F2A">
        <w:rPr>
          <w:b/>
          <w:bCs/>
          <w:i/>
          <w:color w:val="000000" w:themeColor="text1"/>
          <w:sz w:val="24"/>
          <w:szCs w:val="24"/>
        </w:rPr>
        <w:t>Environment</w:t>
      </w:r>
      <w:r w:rsidRPr="00332F2A">
        <w:rPr>
          <w:b/>
          <w:bCs/>
          <w:color w:val="000000" w:themeColor="text1"/>
          <w:sz w:val="24"/>
          <w:szCs w:val="24"/>
        </w:rPr>
        <w:t>:</w:t>
      </w:r>
    </w:p>
    <w:p w:rsidR="005B75CB" w:rsidRPr="00332F2A" w:rsidRDefault="003607A0" w:rsidP="003607A0">
      <w:pPr>
        <w:spacing w:after="0" w:line="240" w:lineRule="auto"/>
        <w:contextualSpacing/>
        <w:rPr>
          <w:rFonts w:ascii="Times New Roman" w:hAnsi="Times New Roman" w:cs="Times New Roman"/>
          <w:b/>
          <w:bCs/>
          <w:i/>
          <w:color w:val="000000" w:themeColor="text1"/>
          <w:sz w:val="24"/>
          <w:szCs w:val="24"/>
        </w:rPr>
      </w:pPr>
      <w:r w:rsidRPr="00332F2A">
        <w:rPr>
          <w:rFonts w:ascii="Times New Roman" w:hAnsi="Times New Roman" w:cs="Times New Roman"/>
          <w:b/>
          <w:sz w:val="24"/>
          <w:szCs w:val="24"/>
        </w:rPr>
        <w:t>Java 8, Angular JS, Ajax, J2EE, JSF, POI, Log4j, JUNIT, EJB, Oracle SQL, Orac</w:t>
      </w:r>
      <w:r w:rsidR="00F3442D">
        <w:rPr>
          <w:rFonts w:ascii="Times New Roman" w:hAnsi="Times New Roman" w:cs="Times New Roman"/>
          <w:b/>
          <w:sz w:val="24"/>
          <w:szCs w:val="24"/>
        </w:rPr>
        <w:t>le 11g, JBOSS,</w:t>
      </w:r>
      <w:r w:rsidRPr="00332F2A">
        <w:rPr>
          <w:rFonts w:ascii="Times New Roman" w:hAnsi="Times New Roman" w:cs="Times New Roman"/>
          <w:b/>
          <w:sz w:val="24"/>
          <w:szCs w:val="24"/>
        </w:rPr>
        <w:t xml:space="preserve"> Hibernate 3.x, GIT, Spring Boot, AWS (EC2, Lambda, S3, Dynamo DB, SQS, SNS).</w:t>
      </w:r>
    </w:p>
    <w:p w:rsidR="005B75CB" w:rsidRPr="00332F2A" w:rsidRDefault="005B75CB" w:rsidP="005F5990">
      <w:pPr>
        <w:spacing w:after="0" w:line="240" w:lineRule="auto"/>
        <w:contextualSpacing/>
        <w:rPr>
          <w:rFonts w:ascii="Times New Roman" w:hAnsi="Times New Roman" w:cs="Times New Roman"/>
          <w:b/>
          <w:bCs/>
          <w:i/>
          <w:color w:val="000000" w:themeColor="text1"/>
          <w:sz w:val="24"/>
          <w:szCs w:val="24"/>
        </w:rPr>
      </w:pPr>
    </w:p>
    <w:p w:rsidR="00B96124" w:rsidRPr="00332F2A" w:rsidRDefault="00BB7509" w:rsidP="005F5990">
      <w:pPr>
        <w:spacing w:after="0" w:line="240" w:lineRule="auto"/>
        <w:contextualSpacing/>
        <w:rPr>
          <w:rFonts w:ascii="Times New Roman" w:hAnsi="Times New Roman" w:cs="Times New Roman"/>
          <w:b/>
          <w:bCs/>
          <w:i/>
          <w:color w:val="000000" w:themeColor="text1"/>
          <w:sz w:val="24"/>
          <w:szCs w:val="24"/>
        </w:rPr>
      </w:pPr>
      <w:r w:rsidRPr="00332F2A">
        <w:rPr>
          <w:rFonts w:ascii="Times New Roman" w:hAnsi="Times New Roman" w:cs="Times New Roman"/>
          <w:b/>
          <w:bCs/>
          <w:i/>
          <w:color w:val="000000" w:themeColor="text1"/>
          <w:sz w:val="24"/>
          <w:szCs w:val="24"/>
        </w:rPr>
        <w:t>APR 16</w:t>
      </w:r>
      <w:r w:rsidR="005B75CB" w:rsidRPr="00332F2A">
        <w:rPr>
          <w:rFonts w:ascii="Times New Roman" w:hAnsi="Times New Roman" w:cs="Times New Roman"/>
          <w:b/>
          <w:bCs/>
          <w:i/>
          <w:color w:val="000000" w:themeColor="text1"/>
          <w:sz w:val="24"/>
          <w:szCs w:val="24"/>
        </w:rPr>
        <w:t xml:space="preserve"> – JAN 18</w:t>
      </w:r>
      <w:r w:rsidR="00B96124" w:rsidRPr="00332F2A">
        <w:rPr>
          <w:rFonts w:ascii="Times New Roman" w:hAnsi="Times New Roman" w:cs="Times New Roman"/>
          <w:b/>
          <w:bCs/>
          <w:i/>
          <w:color w:val="000000" w:themeColor="text1"/>
          <w:sz w:val="24"/>
          <w:szCs w:val="24"/>
        </w:rPr>
        <w:t xml:space="preserve"> </w:t>
      </w:r>
      <w:r w:rsidR="005B75CB" w:rsidRPr="00332F2A">
        <w:rPr>
          <w:rFonts w:ascii="Times New Roman" w:hAnsi="Times New Roman" w:cs="Times New Roman"/>
          <w:b/>
          <w:bCs/>
          <w:i/>
          <w:color w:val="000000" w:themeColor="text1"/>
          <w:sz w:val="24"/>
          <w:szCs w:val="24"/>
        </w:rPr>
        <w:t>______________________________________________________________________</w:t>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t xml:space="preserve">             </w:t>
      </w:r>
      <w:r w:rsidR="005B75CB" w:rsidRPr="00332F2A">
        <w:rPr>
          <w:rFonts w:ascii="Times New Roman" w:hAnsi="Times New Roman" w:cs="Times New Roman"/>
          <w:b/>
          <w:bCs/>
          <w:i/>
          <w:color w:val="000000" w:themeColor="text1"/>
          <w:sz w:val="24"/>
          <w:szCs w:val="24"/>
        </w:rPr>
        <w:t xml:space="preserve">   </w:t>
      </w:r>
      <w:r w:rsidR="0098050D">
        <w:rPr>
          <w:rFonts w:ascii="Times New Roman" w:hAnsi="Times New Roman" w:cs="Times New Roman"/>
          <w:b/>
          <w:bCs/>
          <w:i/>
          <w:color w:val="000000" w:themeColor="text1"/>
          <w:sz w:val="24"/>
          <w:szCs w:val="24"/>
        </w:rPr>
        <w:t xml:space="preserve">          </w:t>
      </w:r>
      <w:r w:rsidR="00B96124" w:rsidRPr="00332F2A">
        <w:rPr>
          <w:rFonts w:ascii="Times New Roman" w:hAnsi="Times New Roman" w:cs="Times New Roman"/>
          <w:b/>
          <w:bCs/>
          <w:i/>
          <w:color w:val="000000" w:themeColor="text1"/>
          <w:sz w:val="24"/>
          <w:szCs w:val="24"/>
        </w:rPr>
        <w:t>Role- Sr. Java/ J2EE Full Stack Developer</w:t>
      </w:r>
    </w:p>
    <w:p w:rsidR="00B96124" w:rsidRPr="00332F2A" w:rsidRDefault="00B96124" w:rsidP="005F5990">
      <w:pPr>
        <w:spacing w:after="0" w:line="240" w:lineRule="auto"/>
        <w:ind w:left="5040" w:firstLine="720"/>
        <w:contextualSpacing/>
        <w:rPr>
          <w:rFonts w:ascii="Times New Roman" w:hAnsi="Times New Roman" w:cs="Times New Roman"/>
          <w:b/>
          <w:bCs/>
          <w:i/>
          <w:color w:val="000000" w:themeColor="text1"/>
          <w:sz w:val="24"/>
          <w:szCs w:val="24"/>
        </w:rPr>
      </w:pPr>
      <w:r w:rsidRPr="00332F2A">
        <w:rPr>
          <w:rFonts w:ascii="Times New Roman" w:hAnsi="Times New Roman" w:cs="Times New Roman"/>
          <w:b/>
          <w:bCs/>
          <w:i/>
          <w:color w:val="000000" w:themeColor="text1"/>
          <w:sz w:val="24"/>
          <w:szCs w:val="24"/>
        </w:rPr>
        <w:t xml:space="preserve"> Client- </w:t>
      </w:r>
      <w:r w:rsidR="00A016F4" w:rsidRPr="00332F2A">
        <w:rPr>
          <w:rFonts w:ascii="Times New Roman" w:hAnsi="Times New Roman" w:cs="Times New Roman"/>
          <w:b/>
          <w:bCs/>
          <w:i/>
          <w:color w:val="000000" w:themeColor="text1"/>
          <w:sz w:val="24"/>
          <w:szCs w:val="24"/>
        </w:rPr>
        <w:t>Conduent</w:t>
      </w:r>
      <w:r w:rsidR="004E7A08" w:rsidRPr="00332F2A">
        <w:rPr>
          <w:rFonts w:ascii="Times New Roman" w:hAnsi="Times New Roman" w:cs="Times New Roman"/>
          <w:b/>
          <w:bCs/>
          <w:i/>
          <w:color w:val="000000" w:themeColor="text1"/>
          <w:sz w:val="24"/>
          <w:szCs w:val="24"/>
        </w:rPr>
        <w:t xml:space="preserve">, </w:t>
      </w:r>
      <w:r w:rsidR="00A016F4" w:rsidRPr="00332F2A">
        <w:rPr>
          <w:rFonts w:ascii="Times New Roman" w:hAnsi="Times New Roman" w:cs="Times New Roman"/>
          <w:b/>
          <w:bCs/>
          <w:i/>
          <w:color w:val="000000" w:themeColor="text1"/>
          <w:sz w:val="24"/>
          <w:szCs w:val="24"/>
        </w:rPr>
        <w:t>Tallahassee</w:t>
      </w:r>
      <w:r w:rsidR="00780DE6" w:rsidRPr="00332F2A">
        <w:rPr>
          <w:rFonts w:ascii="Times New Roman" w:hAnsi="Times New Roman" w:cs="Times New Roman"/>
          <w:b/>
          <w:bCs/>
          <w:i/>
          <w:color w:val="000000" w:themeColor="text1"/>
          <w:sz w:val="24"/>
          <w:szCs w:val="24"/>
        </w:rPr>
        <w:t>,</w:t>
      </w:r>
      <w:r w:rsidR="004E7A08" w:rsidRPr="00332F2A">
        <w:rPr>
          <w:rFonts w:ascii="Times New Roman" w:hAnsi="Times New Roman" w:cs="Times New Roman"/>
          <w:b/>
          <w:bCs/>
          <w:i/>
          <w:color w:val="000000" w:themeColor="text1"/>
          <w:sz w:val="24"/>
          <w:szCs w:val="24"/>
        </w:rPr>
        <w:t xml:space="preserve"> </w:t>
      </w:r>
      <w:r w:rsidR="004E3312" w:rsidRPr="00332F2A">
        <w:rPr>
          <w:rFonts w:ascii="Times New Roman" w:hAnsi="Times New Roman" w:cs="Times New Roman"/>
          <w:b/>
          <w:bCs/>
          <w:i/>
          <w:color w:val="000000" w:themeColor="text1"/>
          <w:sz w:val="24"/>
          <w:szCs w:val="24"/>
        </w:rPr>
        <w:t>FL</w:t>
      </w:r>
      <w:r w:rsidRPr="00332F2A">
        <w:rPr>
          <w:rFonts w:ascii="Times New Roman" w:hAnsi="Times New Roman" w:cs="Times New Roman"/>
          <w:b/>
          <w:bCs/>
          <w:i/>
          <w:color w:val="000000" w:themeColor="text1"/>
          <w:sz w:val="24"/>
          <w:szCs w:val="24"/>
        </w:rPr>
        <w:t>, USA</w:t>
      </w:r>
    </w:p>
    <w:p w:rsidR="00B96124" w:rsidRPr="00332F2A" w:rsidRDefault="00B96124" w:rsidP="005F5990">
      <w:pPr>
        <w:spacing w:after="0" w:line="240" w:lineRule="auto"/>
        <w:contextualSpacing/>
        <w:rPr>
          <w:rStyle w:val="bold1"/>
          <w:rFonts w:ascii="Times New Roman" w:hAnsi="Times New Roman" w:cs="Times New Roman"/>
          <w:color w:val="000000" w:themeColor="text1"/>
          <w:sz w:val="24"/>
          <w:szCs w:val="24"/>
        </w:rPr>
      </w:pPr>
      <w:r w:rsidRPr="00332F2A">
        <w:rPr>
          <w:rFonts w:ascii="Times New Roman" w:hAnsi="Times New Roman" w:cs="Times New Roman"/>
          <w:b/>
          <w:bCs/>
          <w:i/>
          <w:color w:val="000000" w:themeColor="text1"/>
          <w:sz w:val="24"/>
          <w:szCs w:val="24"/>
        </w:rPr>
        <w:t>Team Size- 05</w:t>
      </w:r>
      <w:r w:rsidRPr="00332F2A">
        <w:rPr>
          <w:rFonts w:ascii="Times New Roman" w:hAnsi="Times New Roman" w:cs="Times New Roman"/>
          <w:b/>
          <w:bCs/>
          <w:color w:val="000000" w:themeColor="text1"/>
          <w:sz w:val="24"/>
          <w:szCs w:val="24"/>
        </w:rPr>
        <w:tab/>
      </w:r>
      <w:r w:rsidRPr="00332F2A">
        <w:rPr>
          <w:rFonts w:ascii="Times New Roman" w:hAnsi="Times New Roman" w:cs="Times New Roman"/>
          <w:b/>
          <w:bCs/>
          <w:color w:val="000000" w:themeColor="text1"/>
          <w:sz w:val="24"/>
          <w:szCs w:val="24"/>
        </w:rPr>
        <w:tab/>
      </w:r>
    </w:p>
    <w:p w:rsidR="00B96124" w:rsidRPr="00332F2A" w:rsidRDefault="00B96124" w:rsidP="005F5990">
      <w:pPr>
        <w:pStyle w:val="NoSpacingLatinCambria"/>
        <w:spacing w:after="0" w:line="240" w:lineRule="auto"/>
        <w:jc w:val="left"/>
        <w:rPr>
          <w:rStyle w:val="bold1"/>
          <w:rFonts w:ascii="Times New Roman" w:hAnsi="Times New Roman" w:cs="Times New Roman"/>
          <w:i/>
          <w:color w:val="000000" w:themeColor="text1"/>
          <w:sz w:val="24"/>
          <w:szCs w:val="24"/>
          <w:u w:val="single"/>
        </w:rPr>
      </w:pPr>
      <w:r w:rsidRPr="00332F2A">
        <w:rPr>
          <w:rStyle w:val="bold1"/>
          <w:rFonts w:ascii="Times New Roman" w:hAnsi="Times New Roman" w:cs="Times New Roman"/>
          <w:i/>
          <w:color w:val="000000" w:themeColor="text1"/>
          <w:sz w:val="24"/>
          <w:szCs w:val="24"/>
          <w:u w:val="single"/>
        </w:rPr>
        <w:t>Description:</w:t>
      </w:r>
    </w:p>
    <w:p w:rsidR="004E7A08" w:rsidRPr="00332F2A" w:rsidRDefault="004E7A08" w:rsidP="004E7A08">
      <w:pPr>
        <w:pStyle w:val="NoSpacing"/>
        <w:rPr>
          <w:rFonts w:ascii="Times New Roman" w:hAnsi="Times New Roman" w:cs="Times New Roman"/>
          <w:sz w:val="24"/>
          <w:szCs w:val="24"/>
        </w:rPr>
      </w:pPr>
      <w:r w:rsidRPr="00332F2A">
        <w:rPr>
          <w:rFonts w:ascii="Times New Roman" w:hAnsi="Times New Roman" w:cs="Times New Roman"/>
          <w:sz w:val="24"/>
          <w:szCs w:val="24"/>
          <w:shd w:val="clear" w:color="auto" w:fill="FFFFFF"/>
        </w:rPr>
        <w:t>BUFFET (Better User Interface for Foreign Exchange Transactions) is a front office application that facilitates the trading, sales and operational processing of foreign exchange cash transactions. Within BUFFET, the Order board allows user to monitor, fill and book internal or external request to purchase or sell the currency when the market exchange rates for particular currency pair interacts the desired.</w:t>
      </w:r>
    </w:p>
    <w:p w:rsidR="006D6458" w:rsidRPr="00332F2A" w:rsidRDefault="006D6458" w:rsidP="006D6458">
      <w:pPr>
        <w:pStyle w:val="NoSpacingLatinCambria"/>
        <w:spacing w:after="0" w:line="240" w:lineRule="auto"/>
        <w:jc w:val="left"/>
        <w:rPr>
          <w:rFonts w:ascii="Times New Roman" w:hAnsi="Times New Roman"/>
          <w:color w:val="000000" w:themeColor="text1"/>
          <w:sz w:val="24"/>
          <w:szCs w:val="24"/>
          <w:shd w:val="clear" w:color="auto" w:fill="FFFFFF"/>
        </w:rPr>
      </w:pPr>
    </w:p>
    <w:p w:rsidR="00B96124" w:rsidRPr="00332F2A" w:rsidRDefault="00B96124" w:rsidP="005F5990">
      <w:pPr>
        <w:widowControl w:val="0"/>
        <w:autoSpaceDE w:val="0"/>
        <w:autoSpaceDN w:val="0"/>
        <w:adjustRightInd w:val="0"/>
        <w:snapToGrid w:val="0"/>
        <w:spacing w:after="0" w:line="240" w:lineRule="auto"/>
        <w:jc w:val="both"/>
        <w:rPr>
          <w:rFonts w:ascii="Times New Roman" w:hAnsi="Times New Roman" w:cs="Times New Roman"/>
          <w:b/>
          <w:color w:val="000000" w:themeColor="text1"/>
          <w:sz w:val="24"/>
          <w:szCs w:val="24"/>
          <w:u w:val="single"/>
        </w:rPr>
      </w:pPr>
      <w:r w:rsidRPr="00332F2A">
        <w:rPr>
          <w:rFonts w:ascii="Times New Roman" w:hAnsi="Times New Roman" w:cs="Times New Roman"/>
          <w:b/>
          <w:i/>
          <w:color w:val="000000" w:themeColor="text1"/>
          <w:sz w:val="24"/>
          <w:szCs w:val="24"/>
          <w:u w:val="single"/>
        </w:rPr>
        <w:t>Responsibilities</w:t>
      </w:r>
      <w:r w:rsidRPr="00332F2A">
        <w:rPr>
          <w:rFonts w:ascii="Times New Roman" w:hAnsi="Times New Roman" w:cs="Times New Roman"/>
          <w:b/>
          <w:color w:val="000000" w:themeColor="text1"/>
          <w:sz w:val="24"/>
          <w:szCs w:val="24"/>
          <w:u w:val="single"/>
        </w:rPr>
        <w:t>:</w:t>
      </w:r>
    </w:p>
    <w:p w:rsidR="00B96124" w:rsidRPr="00332F2A" w:rsidRDefault="00B96124" w:rsidP="005F5990">
      <w:pPr>
        <w:widowControl w:val="0"/>
        <w:numPr>
          <w:ilvl w:val="0"/>
          <w:numId w:val="3"/>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Involving in preparing System and business Requirements</w:t>
      </w:r>
      <w:r w:rsidR="003E20A2" w:rsidRPr="00332F2A">
        <w:rPr>
          <w:rFonts w:ascii="Times New Roman" w:hAnsi="Times New Roman" w:cs="Times New Roman"/>
          <w:color w:val="000000" w:themeColor="text1"/>
          <w:sz w:val="24"/>
          <w:szCs w:val="24"/>
        </w:rPr>
        <w:t xml:space="preserve"> and Detailed Design document</w:t>
      </w:r>
      <w:r w:rsidRPr="00332F2A">
        <w:rPr>
          <w:rFonts w:ascii="Times New Roman" w:hAnsi="Times New Roman" w:cs="Times New Roman"/>
          <w:color w:val="000000" w:themeColor="text1"/>
          <w:sz w:val="24"/>
          <w:szCs w:val="24"/>
        </w:rPr>
        <w:t xml:space="preserve"> for the project.</w:t>
      </w:r>
    </w:p>
    <w:p w:rsidR="00B96124" w:rsidRPr="00332F2A" w:rsidRDefault="00B96124" w:rsidP="005F5990">
      <w:pPr>
        <w:widowControl w:val="0"/>
        <w:numPr>
          <w:ilvl w:val="0"/>
          <w:numId w:val="3"/>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Actively involving in Analysis, Design, Development, System Testing and User Acceptance Testing.  Successfully followed agile methodology in the Scrum Cycle model.</w:t>
      </w:r>
    </w:p>
    <w:p w:rsidR="00B96124" w:rsidRPr="00332F2A" w:rsidRDefault="00B96124" w:rsidP="005F5990">
      <w:pPr>
        <w:widowControl w:val="0"/>
        <w:numPr>
          <w:ilvl w:val="0"/>
          <w:numId w:val="3"/>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Install, configure, deploy, load balancing, performance tune and maintaining of </w:t>
      </w:r>
      <w:r w:rsidRPr="00332F2A">
        <w:rPr>
          <w:rFonts w:ascii="Times New Roman" w:hAnsi="Times New Roman" w:cs="Times New Roman"/>
          <w:b/>
          <w:color w:val="000000" w:themeColor="text1"/>
          <w:sz w:val="24"/>
          <w:szCs w:val="24"/>
        </w:rPr>
        <w:t>Tomcat 6.0.35</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Jboss 4.3.0 servers.</w:t>
      </w:r>
      <w:r w:rsidRPr="00332F2A">
        <w:rPr>
          <w:rFonts w:ascii="Times New Roman" w:hAnsi="Times New Roman" w:cs="Times New Roman"/>
          <w:color w:val="000000" w:themeColor="text1"/>
          <w:sz w:val="24"/>
          <w:szCs w:val="24"/>
        </w:rPr>
        <w:t xml:space="preserve"> Using Java-J2EE patterns like </w:t>
      </w:r>
      <w:r w:rsidRPr="00332F2A">
        <w:rPr>
          <w:rFonts w:ascii="Times New Roman" w:hAnsi="Times New Roman" w:cs="Times New Roman"/>
          <w:b/>
          <w:color w:val="000000" w:themeColor="text1"/>
          <w:sz w:val="24"/>
          <w:szCs w:val="24"/>
        </w:rPr>
        <w:t>Model View Controller (MVC)</w:t>
      </w:r>
      <w:r w:rsidRPr="00332F2A">
        <w:rPr>
          <w:rFonts w:ascii="Times New Roman" w:hAnsi="Times New Roman" w:cs="Times New Roman"/>
          <w:color w:val="000000" w:themeColor="text1"/>
          <w:sz w:val="24"/>
          <w:szCs w:val="24"/>
        </w:rPr>
        <w:t>, Business Delegate, Data Transfer Objects, Data Access Objects, factory patterns.</w:t>
      </w:r>
    </w:p>
    <w:p w:rsidR="00B96124" w:rsidRPr="00332F2A" w:rsidRDefault="00B96124" w:rsidP="005F5990">
      <w:pPr>
        <w:pStyle w:val="ListParagraph"/>
        <w:numPr>
          <w:ilvl w:val="0"/>
          <w:numId w:val="18"/>
        </w:numPr>
        <w:tabs>
          <w:tab w:val="left" w:pos="360"/>
          <w:tab w:val="left" w:pos="720"/>
          <w:tab w:val="left" w:pos="1080"/>
        </w:tabs>
        <w:suppressAutoHyphens/>
        <w:spacing w:after="0" w:line="240" w:lineRule="auto"/>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Designing and developing the </w:t>
      </w:r>
      <w:r w:rsidRPr="00332F2A">
        <w:rPr>
          <w:rFonts w:ascii="Times New Roman" w:hAnsi="Times New Roman" w:cs="Times New Roman"/>
          <w:b/>
          <w:color w:val="000000" w:themeColor="text1"/>
          <w:sz w:val="24"/>
          <w:szCs w:val="24"/>
        </w:rPr>
        <w:t>End Points (Controllers</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Business Layer</w:t>
      </w:r>
      <w:r w:rsidRPr="00332F2A">
        <w:rPr>
          <w:rFonts w:ascii="Times New Roman" w:hAnsi="Times New Roman" w:cs="Times New Roman"/>
          <w:color w:val="000000" w:themeColor="text1"/>
          <w:sz w:val="24"/>
          <w:szCs w:val="24"/>
        </w:rPr>
        <w:t xml:space="preserve">, DAO Layer using Hibernate/JDBC template, using </w:t>
      </w:r>
      <w:r w:rsidRPr="00332F2A">
        <w:rPr>
          <w:rFonts w:ascii="Times New Roman" w:hAnsi="Times New Roman" w:cs="Times New Roman"/>
          <w:b/>
          <w:color w:val="000000" w:themeColor="text1"/>
          <w:sz w:val="24"/>
          <w:szCs w:val="24"/>
        </w:rPr>
        <w:t>Spring IOC (Dependency Injection).</w:t>
      </w:r>
    </w:p>
    <w:p w:rsidR="00B96124" w:rsidRPr="00332F2A" w:rsidRDefault="00B96124" w:rsidP="00530F77">
      <w:pPr>
        <w:pStyle w:val="ListParagraph"/>
        <w:numPr>
          <w:ilvl w:val="0"/>
          <w:numId w:val="18"/>
        </w:numPr>
        <w:tabs>
          <w:tab w:val="left" w:pos="360"/>
          <w:tab w:val="left" w:pos="720"/>
          <w:tab w:val="left" w:pos="1080"/>
        </w:tabs>
        <w:suppressAutoHyphens/>
        <w:spacing w:after="0" w:line="240" w:lineRule="auto"/>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Extensively using </w:t>
      </w:r>
      <w:r w:rsidRPr="00332F2A">
        <w:rPr>
          <w:rFonts w:ascii="Times New Roman" w:hAnsi="Times New Roman" w:cs="Times New Roman"/>
          <w:b/>
          <w:color w:val="000000" w:themeColor="text1"/>
          <w:sz w:val="24"/>
          <w:szCs w:val="24"/>
        </w:rPr>
        <w:t>MVC</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Factory</w:t>
      </w:r>
      <w:r w:rsidRPr="00332F2A">
        <w:rPr>
          <w:rFonts w:ascii="Times New Roman" w:hAnsi="Times New Roman" w:cs="Times New Roman"/>
          <w:color w:val="000000" w:themeColor="text1"/>
          <w:sz w:val="24"/>
          <w:szCs w:val="24"/>
        </w:rPr>
        <w:t>,</w:t>
      </w:r>
      <w:r w:rsidRPr="00332F2A">
        <w:rPr>
          <w:rFonts w:ascii="Times New Roman" w:hAnsi="Times New Roman" w:cs="Times New Roman"/>
          <w:b/>
          <w:color w:val="000000" w:themeColor="text1"/>
          <w:sz w:val="24"/>
          <w:szCs w:val="24"/>
        </w:rPr>
        <w:t xml:space="preserve"> Delegate</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Singleton</w:t>
      </w:r>
      <w:r w:rsidRPr="00332F2A">
        <w:rPr>
          <w:rFonts w:ascii="Times New Roman" w:hAnsi="Times New Roman" w:cs="Times New Roman"/>
          <w:color w:val="000000" w:themeColor="text1"/>
          <w:sz w:val="24"/>
          <w:szCs w:val="24"/>
        </w:rPr>
        <w:t xml:space="preserve"> design patterns.</w:t>
      </w:r>
    </w:p>
    <w:p w:rsidR="00B96124" w:rsidRPr="00332F2A" w:rsidRDefault="00B96124" w:rsidP="005F5990">
      <w:pPr>
        <w:widowControl w:val="0"/>
        <w:numPr>
          <w:ilvl w:val="0"/>
          <w:numId w:val="18"/>
        </w:numPr>
        <w:autoSpaceDE w:val="0"/>
        <w:autoSpaceDN w:val="0"/>
        <w:adjustRightInd w:val="0"/>
        <w:snapToGrid w:val="0"/>
        <w:spacing w:after="0" w:line="240" w:lineRule="auto"/>
        <w:jc w:val="both"/>
        <w:rPr>
          <w:rFonts w:ascii="Times New Roman" w:eastAsia="Times" w:hAnsi="Times New Roman" w:cs="Times New Roman"/>
          <w:color w:val="000000" w:themeColor="text1"/>
          <w:sz w:val="24"/>
          <w:szCs w:val="24"/>
        </w:rPr>
      </w:pPr>
      <w:r w:rsidRPr="00332F2A">
        <w:rPr>
          <w:rFonts w:ascii="Times New Roman" w:hAnsi="Times New Roman" w:cs="Times New Roman"/>
          <w:b/>
          <w:color w:val="000000" w:themeColor="text1"/>
          <w:sz w:val="24"/>
          <w:szCs w:val="24"/>
        </w:rPr>
        <w:t xml:space="preserve">Spring MVC Framework IOC (Inversion of Control) </w:t>
      </w:r>
      <w:r w:rsidRPr="00332F2A">
        <w:rPr>
          <w:rFonts w:ascii="Times New Roman" w:hAnsi="Times New Roman" w:cs="Times New Roman"/>
          <w:color w:val="000000" w:themeColor="text1"/>
          <w:sz w:val="24"/>
          <w:szCs w:val="24"/>
        </w:rPr>
        <w:t xml:space="preserve">design pattern is used to have relationships between application components. </w:t>
      </w:r>
    </w:p>
    <w:p w:rsidR="00B96124" w:rsidRPr="00332F2A" w:rsidRDefault="00B96124" w:rsidP="005F5990">
      <w:pPr>
        <w:pStyle w:val="ListParagraph"/>
        <w:numPr>
          <w:ilvl w:val="0"/>
          <w:numId w:val="18"/>
        </w:numPr>
        <w:spacing w:after="0" w:line="240" w:lineRule="auto"/>
        <w:rPr>
          <w:rFonts w:ascii="Times New Roman" w:eastAsia="Times New Roman" w:hAnsi="Times New Roman" w:cs="Times New Roman"/>
          <w:color w:val="000000" w:themeColor="text1"/>
          <w:sz w:val="24"/>
          <w:szCs w:val="24"/>
        </w:rPr>
      </w:pPr>
      <w:r w:rsidRPr="00332F2A">
        <w:rPr>
          <w:rFonts w:ascii="Times New Roman" w:eastAsia="Times New Roman" w:hAnsi="Times New Roman" w:cs="Times New Roman"/>
          <w:color w:val="000000" w:themeColor="text1"/>
          <w:sz w:val="24"/>
          <w:szCs w:val="24"/>
          <w:shd w:val="clear" w:color="auto" w:fill="FFFFFF"/>
        </w:rPr>
        <w:t>Developed </w:t>
      </w:r>
      <w:r w:rsidRPr="00332F2A">
        <w:rPr>
          <w:rStyle w:val="NoSpacingChar"/>
          <w:rFonts w:ascii="Times New Roman" w:hAnsi="Times New Roman" w:cs="Times New Roman"/>
          <w:color w:val="000000" w:themeColor="text1"/>
          <w:sz w:val="24"/>
          <w:szCs w:val="24"/>
        </w:rPr>
        <w:t>Micro Service </w:t>
      </w:r>
      <w:r w:rsidRPr="00332F2A">
        <w:rPr>
          <w:rFonts w:ascii="Times New Roman" w:eastAsia="Times New Roman" w:hAnsi="Times New Roman" w:cs="Times New Roman"/>
          <w:color w:val="000000" w:themeColor="text1"/>
          <w:sz w:val="24"/>
          <w:szCs w:val="24"/>
          <w:shd w:val="clear" w:color="auto" w:fill="FFFFFF"/>
        </w:rPr>
        <w:t xml:space="preserve">to provide </w:t>
      </w:r>
      <w:r w:rsidRPr="00332F2A">
        <w:rPr>
          <w:rFonts w:ascii="Times New Roman" w:eastAsia="Times New Roman" w:hAnsi="Times New Roman" w:cs="Times New Roman"/>
          <w:b/>
          <w:color w:val="000000" w:themeColor="text1"/>
          <w:sz w:val="24"/>
          <w:szCs w:val="24"/>
          <w:shd w:val="clear" w:color="auto" w:fill="FFFFFF"/>
        </w:rPr>
        <w:t>RESTful API</w:t>
      </w:r>
      <w:r w:rsidRPr="00332F2A">
        <w:rPr>
          <w:rFonts w:ascii="Times New Roman" w:eastAsia="Times New Roman" w:hAnsi="Times New Roman" w:cs="Times New Roman"/>
          <w:color w:val="000000" w:themeColor="text1"/>
          <w:sz w:val="24"/>
          <w:szCs w:val="24"/>
          <w:shd w:val="clear" w:color="auto" w:fill="FFFFFF"/>
        </w:rPr>
        <w:t xml:space="preserve"> utilizing Spring Boot with Spring MVC.</w:t>
      </w:r>
    </w:p>
    <w:p w:rsidR="00B96124" w:rsidRPr="00332F2A" w:rsidRDefault="00B96124" w:rsidP="005F5990">
      <w:pPr>
        <w:pStyle w:val="NoSpacing"/>
        <w:numPr>
          <w:ilvl w:val="0"/>
          <w:numId w:val="18"/>
        </w:numPr>
        <w:rPr>
          <w:rFonts w:ascii="Times New Roman" w:eastAsiaTheme="minorHAnsi" w:hAnsi="Times New Roman" w:cs="Times New Roman"/>
          <w:bCs/>
          <w:color w:val="000000" w:themeColor="text1"/>
          <w:sz w:val="24"/>
          <w:szCs w:val="24"/>
        </w:rPr>
      </w:pPr>
      <w:r w:rsidRPr="00332F2A">
        <w:rPr>
          <w:rFonts w:ascii="Times New Roman" w:hAnsi="Times New Roman" w:cs="Times New Roman"/>
          <w:color w:val="000000" w:themeColor="text1"/>
          <w:sz w:val="24"/>
          <w:szCs w:val="24"/>
          <w:shd w:val="clear" w:color="auto" w:fill="FFFFFF"/>
        </w:rPr>
        <w:t xml:space="preserve">Strong expertise on implementation of </w:t>
      </w:r>
      <w:r w:rsidRPr="00332F2A">
        <w:rPr>
          <w:rFonts w:ascii="Times New Roman" w:hAnsi="Times New Roman" w:cs="Times New Roman"/>
          <w:b/>
          <w:color w:val="000000" w:themeColor="text1"/>
          <w:sz w:val="24"/>
          <w:szCs w:val="24"/>
          <w:shd w:val="clear" w:color="auto" w:fill="FFFFFF"/>
        </w:rPr>
        <w:t>Jenkins</w:t>
      </w:r>
      <w:r w:rsidRPr="00332F2A">
        <w:rPr>
          <w:rFonts w:ascii="Times New Roman" w:hAnsi="Times New Roman" w:cs="Times New Roman"/>
          <w:color w:val="000000" w:themeColor="text1"/>
          <w:sz w:val="24"/>
          <w:szCs w:val="24"/>
          <w:shd w:val="clear" w:color="auto" w:fill="FFFFFF"/>
        </w:rPr>
        <w:t xml:space="preserve">, </w:t>
      </w:r>
      <w:r w:rsidRPr="00332F2A">
        <w:rPr>
          <w:rFonts w:ascii="Times New Roman" w:hAnsi="Times New Roman" w:cs="Times New Roman"/>
          <w:b/>
          <w:color w:val="000000" w:themeColor="text1"/>
          <w:sz w:val="24"/>
          <w:szCs w:val="24"/>
          <w:shd w:val="clear" w:color="auto" w:fill="FFFFFF"/>
        </w:rPr>
        <w:t>Teamcity</w:t>
      </w:r>
      <w:r w:rsidRPr="00332F2A">
        <w:rPr>
          <w:rFonts w:ascii="Times New Roman" w:hAnsi="Times New Roman" w:cs="Times New Roman"/>
          <w:color w:val="000000" w:themeColor="text1"/>
          <w:sz w:val="24"/>
          <w:szCs w:val="24"/>
          <w:shd w:val="clear" w:color="auto" w:fill="FFFFFF"/>
        </w:rPr>
        <w:t xml:space="preserve"> as a Continuous Integration Tools Where I am involved in writing various Build Jobs for building artifacts of the project.</w:t>
      </w:r>
    </w:p>
    <w:p w:rsidR="0064238C" w:rsidRPr="00332F2A" w:rsidRDefault="0064238C" w:rsidP="0064238C">
      <w:pPr>
        <w:pStyle w:val="NoSpacing"/>
        <w:numPr>
          <w:ilvl w:val="0"/>
          <w:numId w:val="18"/>
        </w:numPr>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Responsible for all client side UI Validation and implementing Business logic based on user selection using JavaScript and angular JS.</w:t>
      </w:r>
    </w:p>
    <w:p w:rsidR="00B96124" w:rsidRPr="00332F2A" w:rsidRDefault="00B96124" w:rsidP="005F5990">
      <w:pPr>
        <w:pStyle w:val="guru"/>
        <w:numPr>
          <w:ilvl w:val="0"/>
          <w:numId w:val="18"/>
        </w:numPr>
        <w:spacing w:after="0" w:line="240" w:lineRule="auto"/>
        <w:contextualSpacing/>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lang w:val="en-GB"/>
        </w:rPr>
        <w:t xml:space="preserve">Implementing SOA to develop </w:t>
      </w:r>
      <w:r w:rsidRPr="00332F2A">
        <w:rPr>
          <w:rFonts w:ascii="Times New Roman" w:hAnsi="Times New Roman" w:cs="Times New Roman"/>
          <w:b/>
          <w:color w:val="000000" w:themeColor="text1"/>
          <w:sz w:val="24"/>
          <w:szCs w:val="24"/>
          <w:lang w:val="en-GB"/>
        </w:rPr>
        <w:t>REST</w:t>
      </w:r>
      <w:r w:rsidRPr="00332F2A">
        <w:rPr>
          <w:rFonts w:ascii="Times New Roman" w:hAnsi="Times New Roman" w:cs="Times New Roman"/>
          <w:color w:val="000000" w:themeColor="text1"/>
          <w:sz w:val="24"/>
          <w:szCs w:val="24"/>
          <w:lang w:val="en-GB"/>
        </w:rPr>
        <w:t xml:space="preserve"> Based </w:t>
      </w:r>
      <w:r w:rsidRPr="00332F2A">
        <w:rPr>
          <w:rFonts w:ascii="Times New Roman" w:hAnsi="Times New Roman" w:cs="Times New Roman"/>
          <w:b/>
          <w:color w:val="000000" w:themeColor="text1"/>
          <w:sz w:val="24"/>
          <w:szCs w:val="24"/>
          <w:lang w:val="en-GB"/>
        </w:rPr>
        <w:t xml:space="preserve">Web services </w:t>
      </w:r>
      <w:r w:rsidRPr="00332F2A">
        <w:rPr>
          <w:rFonts w:ascii="Times New Roman" w:hAnsi="Times New Roman" w:cs="Times New Roman"/>
          <w:color w:val="000000" w:themeColor="text1"/>
          <w:sz w:val="24"/>
          <w:szCs w:val="24"/>
          <w:lang w:val="en-GB"/>
        </w:rPr>
        <w:t>using</w:t>
      </w:r>
      <w:r w:rsidRPr="00332F2A">
        <w:rPr>
          <w:rFonts w:ascii="Times New Roman" w:hAnsi="Times New Roman" w:cs="Times New Roman"/>
          <w:b/>
          <w:color w:val="000000" w:themeColor="text1"/>
          <w:sz w:val="24"/>
          <w:szCs w:val="24"/>
          <w:lang w:val="en-GB"/>
        </w:rPr>
        <w:t xml:space="preserve"> Apache Axis</w:t>
      </w:r>
      <w:r w:rsidRPr="00332F2A">
        <w:rPr>
          <w:rFonts w:ascii="Times New Roman" w:hAnsi="Times New Roman" w:cs="Times New Roman"/>
          <w:color w:val="000000" w:themeColor="text1"/>
          <w:sz w:val="24"/>
          <w:szCs w:val="24"/>
          <w:lang w:val="en-GB"/>
        </w:rPr>
        <w:t xml:space="preserve">. </w:t>
      </w:r>
    </w:p>
    <w:p w:rsidR="00B96124" w:rsidRPr="00332F2A" w:rsidRDefault="00B96124" w:rsidP="005F5990">
      <w:pPr>
        <w:widowControl w:val="0"/>
        <w:numPr>
          <w:ilvl w:val="0"/>
          <w:numId w:val="18"/>
        </w:numPr>
        <w:autoSpaceDE w:val="0"/>
        <w:autoSpaceDN w:val="0"/>
        <w:adjustRightInd w:val="0"/>
        <w:spacing w:after="0" w:line="240" w:lineRule="auto"/>
        <w:jc w:val="both"/>
        <w:rPr>
          <w:rFonts w:ascii="Times New Roman" w:eastAsia="Times" w:hAnsi="Times New Roman" w:cs="Times New Roman"/>
          <w:color w:val="000000" w:themeColor="text1"/>
          <w:sz w:val="24"/>
          <w:szCs w:val="24"/>
        </w:rPr>
      </w:pPr>
      <w:r w:rsidRPr="00332F2A">
        <w:rPr>
          <w:rFonts w:ascii="Times New Roman" w:hAnsi="Times New Roman" w:cs="Times New Roman"/>
          <w:color w:val="000000" w:themeColor="text1"/>
          <w:sz w:val="24"/>
          <w:szCs w:val="24"/>
          <w:lang w:val="en-GB"/>
        </w:rPr>
        <w:t xml:space="preserve">Developing </w:t>
      </w:r>
      <w:r w:rsidRPr="00332F2A">
        <w:rPr>
          <w:rFonts w:ascii="Times New Roman" w:hAnsi="Times New Roman" w:cs="Times New Roman"/>
          <w:b/>
          <w:color w:val="000000" w:themeColor="text1"/>
          <w:sz w:val="24"/>
          <w:szCs w:val="24"/>
          <w:lang w:val="en-GB"/>
        </w:rPr>
        <w:t>REST Web Services clients</w:t>
      </w:r>
      <w:r w:rsidRPr="00332F2A">
        <w:rPr>
          <w:rFonts w:ascii="Times New Roman" w:hAnsi="Times New Roman" w:cs="Times New Roman"/>
          <w:color w:val="000000" w:themeColor="text1"/>
          <w:sz w:val="24"/>
          <w:szCs w:val="24"/>
          <w:lang w:val="en-GB"/>
        </w:rPr>
        <w:t xml:space="preserve"> to consume those Web Services</w:t>
      </w:r>
      <w:r w:rsidR="0064238C" w:rsidRPr="00332F2A">
        <w:rPr>
          <w:rFonts w:ascii="Times New Roman" w:hAnsi="Times New Roman" w:cs="Times New Roman"/>
          <w:color w:val="000000" w:themeColor="text1"/>
          <w:sz w:val="24"/>
          <w:szCs w:val="24"/>
          <w:lang w:val="en-GB"/>
        </w:rPr>
        <w:t>.</w:t>
      </w:r>
    </w:p>
    <w:p w:rsidR="00B96124" w:rsidRPr="00332F2A" w:rsidRDefault="00B96124" w:rsidP="005F5990">
      <w:pPr>
        <w:pStyle w:val="ListParagraph"/>
        <w:numPr>
          <w:ilvl w:val="0"/>
          <w:numId w:val="18"/>
        </w:numPr>
        <w:tabs>
          <w:tab w:val="left" w:pos="360"/>
          <w:tab w:val="left" w:pos="720"/>
          <w:tab w:val="left" w:pos="108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lastRenderedPageBreak/>
        <w:t xml:space="preserve">Designing and Developing Presentation Tier using Spring </w:t>
      </w:r>
      <w:r w:rsidRPr="00332F2A">
        <w:rPr>
          <w:rFonts w:ascii="Times New Roman" w:hAnsi="Times New Roman" w:cs="Times New Roman"/>
          <w:b/>
          <w:color w:val="000000" w:themeColor="text1"/>
          <w:sz w:val="24"/>
          <w:szCs w:val="24"/>
        </w:rPr>
        <w:t>MVC</w:t>
      </w:r>
      <w:r w:rsidRPr="00332F2A">
        <w:rPr>
          <w:rFonts w:ascii="Times New Roman" w:hAnsi="Times New Roman" w:cs="Times New Roman"/>
          <w:color w:val="000000" w:themeColor="text1"/>
          <w:sz w:val="24"/>
          <w:szCs w:val="24"/>
        </w:rPr>
        <w:t xml:space="preserve"> and JSP integrating Custom Tags, </w:t>
      </w:r>
      <w:r w:rsidRPr="00332F2A">
        <w:rPr>
          <w:rFonts w:ascii="Times New Roman" w:hAnsi="Times New Roman" w:cs="Times New Roman"/>
          <w:b/>
          <w:color w:val="000000" w:themeColor="text1"/>
          <w:sz w:val="24"/>
          <w:szCs w:val="24"/>
        </w:rPr>
        <w:t>JSTL</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JSP Expression Language</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AJAX.</w:t>
      </w:r>
    </w:p>
    <w:p w:rsidR="00B96124" w:rsidRPr="00332F2A" w:rsidRDefault="00B96124" w:rsidP="005F5990">
      <w:pPr>
        <w:pStyle w:val="ListParagraph"/>
        <w:numPr>
          <w:ilvl w:val="0"/>
          <w:numId w:val="18"/>
        </w:numPr>
        <w:tabs>
          <w:tab w:val="left" w:pos="360"/>
          <w:tab w:val="left" w:pos="720"/>
          <w:tab w:val="left" w:pos="1080"/>
        </w:tabs>
        <w:suppressAutoHyphens/>
        <w:spacing w:after="0" w:line="240" w:lineRule="auto"/>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Working on Drools Rule Engines with corresponding to validate the business User Roles.</w:t>
      </w:r>
    </w:p>
    <w:p w:rsidR="00DD5741" w:rsidRPr="00332F2A" w:rsidRDefault="00B96124" w:rsidP="00DD5741">
      <w:pPr>
        <w:widowControl w:val="0"/>
        <w:numPr>
          <w:ilvl w:val="0"/>
          <w:numId w:val="3"/>
        </w:numPr>
        <w:tabs>
          <w:tab w:val="num" w:pos="360"/>
          <w:tab w:val="num" w:pos="720"/>
        </w:tabs>
        <w:autoSpaceDE w:val="0"/>
        <w:autoSpaceDN w:val="0"/>
        <w:adjustRightInd w:val="0"/>
        <w:snapToGrid w:val="0"/>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Developing and debugging the </w:t>
      </w:r>
      <w:r w:rsidRPr="00332F2A">
        <w:rPr>
          <w:rFonts w:ascii="Times New Roman" w:hAnsi="Times New Roman" w:cs="Times New Roman"/>
          <w:b/>
          <w:color w:val="000000" w:themeColor="text1"/>
          <w:sz w:val="24"/>
          <w:szCs w:val="24"/>
        </w:rPr>
        <w:t xml:space="preserve">servlets and EJB </w:t>
      </w:r>
      <w:r w:rsidRPr="00332F2A">
        <w:rPr>
          <w:rFonts w:ascii="Times New Roman" w:hAnsi="Times New Roman" w:cs="Times New Roman"/>
          <w:color w:val="000000" w:themeColor="text1"/>
          <w:sz w:val="24"/>
          <w:szCs w:val="24"/>
        </w:rPr>
        <w:t>with WebSphere Application server.</w:t>
      </w:r>
      <w:r w:rsidRPr="00332F2A">
        <w:rPr>
          <w:rFonts w:ascii="Times New Roman" w:hAnsi="Times New Roman" w:cs="Times New Roman"/>
          <w:bCs/>
          <w:color w:val="000000" w:themeColor="text1"/>
          <w:sz w:val="24"/>
          <w:szCs w:val="24"/>
        </w:rPr>
        <w:t xml:space="preserve"> Worked on lot of AngularJS directives and custom directives.</w:t>
      </w:r>
    </w:p>
    <w:p w:rsidR="00DD5741" w:rsidRPr="00332F2A" w:rsidRDefault="00DD5741" w:rsidP="00DD5741">
      <w:pPr>
        <w:widowControl w:val="0"/>
        <w:numPr>
          <w:ilvl w:val="0"/>
          <w:numId w:val="3"/>
        </w:numPr>
        <w:tabs>
          <w:tab w:val="num" w:pos="360"/>
          <w:tab w:val="num" w:pos="720"/>
        </w:tabs>
        <w:autoSpaceDE w:val="0"/>
        <w:autoSpaceDN w:val="0"/>
        <w:adjustRightInd w:val="0"/>
        <w:snapToGrid w:val="0"/>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Worked on development of a web application using front end MVC framework </w:t>
      </w:r>
      <w:r w:rsidRPr="00332F2A">
        <w:rPr>
          <w:rFonts w:ascii="Times New Roman" w:hAnsi="Times New Roman" w:cs="Times New Roman"/>
          <w:b/>
          <w:color w:val="000000" w:themeColor="text1"/>
          <w:sz w:val="24"/>
          <w:szCs w:val="24"/>
        </w:rPr>
        <w:t>ReactJS</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Angular 2, HTML4,</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CSS, JavaScript.</w:t>
      </w:r>
    </w:p>
    <w:p w:rsidR="00B96124" w:rsidRPr="00332F2A" w:rsidRDefault="00B96124" w:rsidP="005F5990">
      <w:pPr>
        <w:widowControl w:val="0"/>
        <w:numPr>
          <w:ilvl w:val="0"/>
          <w:numId w:val="18"/>
        </w:numPr>
        <w:autoSpaceDE w:val="0"/>
        <w:autoSpaceDN w:val="0"/>
        <w:adjustRightInd w:val="0"/>
        <w:snapToGrid w:val="0"/>
        <w:spacing w:after="0" w:line="240" w:lineRule="auto"/>
        <w:jc w:val="both"/>
        <w:rPr>
          <w:rFonts w:ascii="Times New Roman" w:eastAsia="Times" w:hAnsi="Times New Roman" w:cs="Times New Roman"/>
          <w:color w:val="000000" w:themeColor="text1"/>
          <w:sz w:val="24"/>
          <w:szCs w:val="24"/>
        </w:rPr>
      </w:pPr>
      <w:r w:rsidRPr="00332F2A">
        <w:rPr>
          <w:rFonts w:ascii="Times New Roman" w:hAnsi="Times New Roman" w:cs="Times New Roman"/>
          <w:color w:val="000000" w:themeColor="text1"/>
          <w:sz w:val="24"/>
          <w:szCs w:val="24"/>
          <w:shd w:val="clear" w:color="auto" w:fill="FFFFFF"/>
        </w:rPr>
        <w:t xml:space="preserve">Upgrading existing UI with </w:t>
      </w:r>
      <w:r w:rsidRPr="00332F2A">
        <w:rPr>
          <w:rFonts w:ascii="Times New Roman" w:hAnsi="Times New Roman" w:cs="Times New Roman"/>
          <w:b/>
          <w:color w:val="000000" w:themeColor="text1"/>
          <w:sz w:val="24"/>
          <w:szCs w:val="24"/>
          <w:shd w:val="clear" w:color="auto" w:fill="FFFFFF"/>
        </w:rPr>
        <w:t>HTML5</w:t>
      </w:r>
      <w:r w:rsidRPr="00332F2A">
        <w:rPr>
          <w:rFonts w:ascii="Times New Roman" w:hAnsi="Times New Roman" w:cs="Times New Roman"/>
          <w:color w:val="000000" w:themeColor="text1"/>
          <w:sz w:val="24"/>
          <w:szCs w:val="24"/>
          <w:shd w:val="clear" w:color="auto" w:fill="FFFFFF"/>
        </w:rPr>
        <w:t xml:space="preserve">, </w:t>
      </w:r>
      <w:r w:rsidRPr="00332F2A">
        <w:rPr>
          <w:rFonts w:ascii="Times New Roman" w:hAnsi="Times New Roman" w:cs="Times New Roman"/>
          <w:b/>
          <w:color w:val="000000" w:themeColor="text1"/>
          <w:sz w:val="24"/>
          <w:szCs w:val="24"/>
          <w:shd w:val="clear" w:color="auto" w:fill="FFFFFF"/>
        </w:rPr>
        <w:t>CSS3</w:t>
      </w:r>
      <w:r w:rsidRPr="00332F2A">
        <w:rPr>
          <w:rFonts w:ascii="Times New Roman" w:hAnsi="Times New Roman" w:cs="Times New Roman"/>
          <w:color w:val="000000" w:themeColor="text1"/>
          <w:sz w:val="24"/>
          <w:szCs w:val="24"/>
          <w:shd w:val="clear" w:color="auto" w:fill="FFFFFF"/>
        </w:rPr>
        <w:t xml:space="preserve">, </w:t>
      </w:r>
      <w:r w:rsidRPr="00332F2A">
        <w:rPr>
          <w:rFonts w:ascii="Times New Roman" w:hAnsi="Times New Roman" w:cs="Times New Roman"/>
          <w:b/>
          <w:color w:val="000000" w:themeColor="text1"/>
          <w:sz w:val="24"/>
          <w:szCs w:val="24"/>
          <w:shd w:val="clear" w:color="auto" w:fill="FFFFFF"/>
        </w:rPr>
        <w:t>JQuery</w:t>
      </w:r>
      <w:r w:rsidRPr="00332F2A">
        <w:rPr>
          <w:rFonts w:ascii="Times New Roman" w:hAnsi="Times New Roman" w:cs="Times New Roman"/>
          <w:color w:val="000000" w:themeColor="text1"/>
          <w:sz w:val="24"/>
          <w:szCs w:val="24"/>
          <w:shd w:val="clear" w:color="auto" w:fill="FFFFFF"/>
        </w:rPr>
        <w:t xml:space="preserve"> and </w:t>
      </w:r>
      <w:r w:rsidRPr="00332F2A">
        <w:rPr>
          <w:rFonts w:ascii="Times New Roman" w:hAnsi="Times New Roman" w:cs="Times New Roman"/>
          <w:b/>
          <w:color w:val="000000" w:themeColor="text1"/>
          <w:sz w:val="24"/>
          <w:szCs w:val="24"/>
          <w:shd w:val="clear" w:color="auto" w:fill="FFFFFF"/>
        </w:rPr>
        <w:t>Bootstrap</w:t>
      </w:r>
      <w:r w:rsidRPr="00332F2A">
        <w:rPr>
          <w:rFonts w:ascii="Times New Roman" w:hAnsi="Times New Roman" w:cs="Times New Roman"/>
          <w:color w:val="000000" w:themeColor="text1"/>
          <w:sz w:val="24"/>
          <w:szCs w:val="24"/>
          <w:shd w:val="clear" w:color="auto" w:fill="FFFFFF"/>
        </w:rPr>
        <w:t xml:space="preserve"> with </w:t>
      </w:r>
      <w:r w:rsidRPr="00332F2A">
        <w:rPr>
          <w:rFonts w:ascii="Times New Roman" w:hAnsi="Times New Roman" w:cs="Times New Roman"/>
          <w:b/>
          <w:color w:val="000000" w:themeColor="text1"/>
          <w:sz w:val="24"/>
          <w:szCs w:val="24"/>
          <w:shd w:val="clear" w:color="auto" w:fill="FFFFFF"/>
        </w:rPr>
        <w:t>AngularJs</w:t>
      </w:r>
      <w:r w:rsidRPr="00332F2A">
        <w:rPr>
          <w:rFonts w:ascii="Times New Roman" w:hAnsi="Times New Roman" w:cs="Times New Roman"/>
          <w:color w:val="000000" w:themeColor="text1"/>
          <w:sz w:val="24"/>
          <w:szCs w:val="24"/>
          <w:shd w:val="clear" w:color="auto" w:fill="FFFFFF"/>
        </w:rPr>
        <w:t xml:space="preserve"> interaction.</w:t>
      </w:r>
    </w:p>
    <w:p w:rsidR="00B96124" w:rsidRPr="00332F2A" w:rsidRDefault="00B96124" w:rsidP="005F5990">
      <w:pPr>
        <w:pStyle w:val="ListParagraph"/>
        <w:numPr>
          <w:ilvl w:val="0"/>
          <w:numId w:val="18"/>
        </w:numPr>
        <w:tabs>
          <w:tab w:val="left" w:pos="360"/>
          <w:tab w:val="left" w:pos="720"/>
          <w:tab w:val="left" w:pos="765"/>
          <w:tab w:val="left" w:pos="1080"/>
        </w:tabs>
        <w:suppressAutoHyphens/>
        <w:autoSpaceDE w:val="0"/>
        <w:autoSpaceDN w:val="0"/>
        <w:adjustRightInd w:val="0"/>
        <w:spacing w:after="0" w:line="240" w:lineRule="auto"/>
        <w:jc w:val="both"/>
        <w:rPr>
          <w:rFonts w:ascii="Times New Roman" w:hAnsi="Times New Roman" w:cs="Times New Roman"/>
          <w:color w:val="000000" w:themeColor="text1"/>
          <w:kern w:val="28"/>
          <w:sz w:val="24"/>
          <w:szCs w:val="24"/>
        </w:rPr>
      </w:pPr>
      <w:r w:rsidRPr="00332F2A">
        <w:rPr>
          <w:rFonts w:ascii="Times New Roman" w:hAnsi="Times New Roman" w:cs="Times New Roman"/>
          <w:color w:val="000000" w:themeColor="text1"/>
          <w:sz w:val="24"/>
          <w:szCs w:val="24"/>
        </w:rPr>
        <w:t xml:space="preserve">Using </w:t>
      </w:r>
      <w:r w:rsidRPr="00332F2A">
        <w:rPr>
          <w:rFonts w:ascii="Times New Roman" w:hAnsi="Times New Roman" w:cs="Times New Roman"/>
          <w:b/>
          <w:color w:val="000000" w:themeColor="text1"/>
          <w:sz w:val="24"/>
          <w:szCs w:val="24"/>
        </w:rPr>
        <w:t>JQuery</w:t>
      </w:r>
      <w:r w:rsidRPr="00332F2A">
        <w:rPr>
          <w:rFonts w:ascii="Times New Roman" w:hAnsi="Times New Roman" w:cs="Times New Roman"/>
          <w:color w:val="000000" w:themeColor="text1"/>
          <w:sz w:val="24"/>
          <w:szCs w:val="24"/>
        </w:rPr>
        <w:t xml:space="preserve"> to develop the widgets, to perform the client side validations, UI centric Ajax behavior.</w:t>
      </w:r>
    </w:p>
    <w:p w:rsidR="00B96124" w:rsidRPr="00332F2A" w:rsidRDefault="00B96124" w:rsidP="005F5990">
      <w:pPr>
        <w:pStyle w:val="ListParagraph"/>
        <w:numPr>
          <w:ilvl w:val="0"/>
          <w:numId w:val="18"/>
        </w:numPr>
        <w:tabs>
          <w:tab w:val="left" w:pos="360"/>
          <w:tab w:val="left" w:pos="720"/>
          <w:tab w:val="left" w:pos="765"/>
          <w:tab w:val="left" w:pos="1080"/>
        </w:tabs>
        <w:suppressAutoHyphens/>
        <w:autoSpaceDE w:val="0"/>
        <w:autoSpaceDN w:val="0"/>
        <w:adjustRightInd w:val="0"/>
        <w:spacing w:after="0" w:line="240" w:lineRule="auto"/>
        <w:jc w:val="both"/>
        <w:rPr>
          <w:rFonts w:ascii="Times New Roman" w:hAnsi="Times New Roman" w:cs="Times New Roman"/>
          <w:color w:val="000000" w:themeColor="text1"/>
          <w:kern w:val="28"/>
          <w:sz w:val="24"/>
          <w:szCs w:val="24"/>
        </w:rPr>
      </w:pPr>
      <w:r w:rsidRPr="00332F2A">
        <w:rPr>
          <w:rFonts w:ascii="Times New Roman" w:hAnsi="Times New Roman" w:cs="Times New Roman"/>
          <w:color w:val="000000" w:themeColor="text1"/>
          <w:sz w:val="24"/>
          <w:szCs w:val="24"/>
          <w:lang w:val="en-GB"/>
        </w:rPr>
        <w:t xml:space="preserve">Using </w:t>
      </w:r>
      <w:r w:rsidRPr="00332F2A">
        <w:rPr>
          <w:rFonts w:ascii="Times New Roman" w:hAnsi="Times New Roman" w:cs="Times New Roman"/>
          <w:b/>
          <w:color w:val="000000" w:themeColor="text1"/>
          <w:sz w:val="24"/>
          <w:szCs w:val="24"/>
          <w:lang w:val="en-GB"/>
        </w:rPr>
        <w:t>XStream</w:t>
      </w:r>
      <w:r w:rsidRPr="00332F2A">
        <w:rPr>
          <w:rFonts w:ascii="Times New Roman" w:hAnsi="Times New Roman" w:cs="Times New Roman"/>
          <w:color w:val="000000" w:themeColor="text1"/>
          <w:sz w:val="24"/>
          <w:szCs w:val="24"/>
          <w:lang w:val="en-GB"/>
        </w:rPr>
        <w:t xml:space="preserve">API to transfer data back and forth between </w:t>
      </w:r>
      <w:r w:rsidRPr="00332F2A">
        <w:rPr>
          <w:rFonts w:ascii="Times New Roman" w:hAnsi="Times New Roman" w:cs="Times New Roman"/>
          <w:b/>
          <w:color w:val="000000" w:themeColor="text1"/>
          <w:sz w:val="24"/>
          <w:szCs w:val="24"/>
          <w:lang w:val="en-GB"/>
        </w:rPr>
        <w:t>Spring MVC</w:t>
      </w:r>
      <w:r w:rsidRPr="00332F2A">
        <w:rPr>
          <w:rFonts w:ascii="Times New Roman" w:hAnsi="Times New Roman" w:cs="Times New Roman"/>
          <w:color w:val="000000" w:themeColor="text1"/>
          <w:sz w:val="24"/>
          <w:szCs w:val="24"/>
          <w:lang w:val="en-GB"/>
        </w:rPr>
        <w:t>.</w:t>
      </w:r>
    </w:p>
    <w:p w:rsidR="00DD5741" w:rsidRPr="00332F2A" w:rsidRDefault="00B96124" w:rsidP="00DD5741">
      <w:pPr>
        <w:widowControl w:val="0"/>
        <w:numPr>
          <w:ilvl w:val="0"/>
          <w:numId w:val="18"/>
        </w:numPr>
        <w:autoSpaceDE w:val="0"/>
        <w:autoSpaceDN w:val="0"/>
        <w:adjustRightInd w:val="0"/>
        <w:spacing w:after="0" w:line="240" w:lineRule="auto"/>
        <w:jc w:val="both"/>
        <w:rPr>
          <w:rFonts w:ascii="Times New Roman" w:eastAsia="Times"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Using </w:t>
      </w:r>
      <w:r w:rsidRPr="00332F2A">
        <w:rPr>
          <w:rFonts w:ascii="Times New Roman" w:hAnsi="Times New Roman" w:cs="Times New Roman"/>
          <w:b/>
          <w:color w:val="000000" w:themeColor="text1"/>
          <w:sz w:val="24"/>
          <w:szCs w:val="24"/>
        </w:rPr>
        <w:t>Hibernate framework</w:t>
      </w:r>
      <w:r w:rsidRPr="00332F2A">
        <w:rPr>
          <w:rFonts w:ascii="Times New Roman" w:hAnsi="Times New Roman" w:cs="Times New Roman"/>
          <w:color w:val="000000" w:themeColor="text1"/>
          <w:sz w:val="24"/>
          <w:szCs w:val="24"/>
        </w:rPr>
        <w:t xml:space="preserve"> for back end development and </w:t>
      </w:r>
      <w:r w:rsidRPr="00332F2A">
        <w:rPr>
          <w:rFonts w:ascii="Times New Roman" w:hAnsi="Times New Roman" w:cs="Times New Roman"/>
          <w:b/>
          <w:color w:val="000000" w:themeColor="text1"/>
          <w:sz w:val="24"/>
          <w:szCs w:val="24"/>
        </w:rPr>
        <w:t>Spring dependency</w:t>
      </w:r>
      <w:r w:rsidRPr="00332F2A">
        <w:rPr>
          <w:rFonts w:ascii="Times New Roman" w:hAnsi="Times New Roman" w:cs="Times New Roman"/>
          <w:color w:val="000000" w:themeColor="text1"/>
          <w:sz w:val="24"/>
          <w:szCs w:val="24"/>
        </w:rPr>
        <w:t xml:space="preserve"> injection for middle layer development</w:t>
      </w:r>
      <w:r w:rsidR="00DD5741" w:rsidRPr="00332F2A">
        <w:rPr>
          <w:rFonts w:ascii="Times New Roman" w:hAnsi="Times New Roman" w:cs="Times New Roman"/>
          <w:color w:val="000000" w:themeColor="text1"/>
          <w:sz w:val="24"/>
          <w:szCs w:val="24"/>
        </w:rPr>
        <w:t>.</w:t>
      </w:r>
    </w:p>
    <w:p w:rsidR="00B96124" w:rsidRPr="00332F2A" w:rsidRDefault="00B96124" w:rsidP="005F5990">
      <w:pPr>
        <w:widowControl w:val="0"/>
        <w:numPr>
          <w:ilvl w:val="0"/>
          <w:numId w:val="18"/>
        </w:numPr>
        <w:autoSpaceDE w:val="0"/>
        <w:autoSpaceDN w:val="0"/>
        <w:adjustRightInd w:val="0"/>
        <w:snapToGrid w:val="0"/>
        <w:spacing w:after="0" w:line="240" w:lineRule="auto"/>
        <w:jc w:val="both"/>
        <w:rPr>
          <w:rFonts w:ascii="Times New Roman" w:eastAsia="Times" w:hAnsi="Times New Roman" w:cs="Times New Roman"/>
          <w:color w:val="000000" w:themeColor="text1"/>
          <w:sz w:val="24"/>
          <w:szCs w:val="24"/>
        </w:rPr>
      </w:pPr>
      <w:r w:rsidRPr="00332F2A">
        <w:rPr>
          <w:rFonts w:ascii="Times New Roman" w:hAnsi="Times New Roman" w:cs="Times New Roman"/>
          <w:color w:val="000000" w:themeColor="text1"/>
          <w:sz w:val="24"/>
          <w:szCs w:val="24"/>
          <w:lang w:val="en-GB"/>
        </w:rPr>
        <w:t xml:space="preserve">Using </w:t>
      </w:r>
      <w:r w:rsidRPr="00332F2A">
        <w:rPr>
          <w:rFonts w:ascii="Times New Roman" w:hAnsi="Times New Roman" w:cs="Times New Roman"/>
          <w:b/>
          <w:color w:val="000000" w:themeColor="text1"/>
          <w:sz w:val="24"/>
          <w:szCs w:val="24"/>
          <w:lang w:val="en-GB"/>
        </w:rPr>
        <w:t>Hibernate Transaction Management</w:t>
      </w:r>
      <w:r w:rsidR="00CA4632" w:rsidRPr="00332F2A">
        <w:rPr>
          <w:rFonts w:ascii="Times New Roman" w:hAnsi="Times New Roman" w:cs="Times New Roman"/>
          <w:b/>
          <w:color w:val="000000" w:themeColor="text1"/>
          <w:sz w:val="24"/>
          <w:szCs w:val="24"/>
          <w:lang w:val="en-GB"/>
        </w:rPr>
        <w:t xml:space="preserve"> </w:t>
      </w:r>
      <w:r w:rsidRPr="00332F2A">
        <w:rPr>
          <w:rFonts w:ascii="Times New Roman" w:hAnsi="Times New Roman" w:cs="Times New Roman"/>
          <w:b/>
          <w:color w:val="000000" w:themeColor="text1"/>
          <w:sz w:val="24"/>
          <w:szCs w:val="24"/>
          <w:lang w:val="en-GB"/>
        </w:rPr>
        <w:t>and cache concepts.</w:t>
      </w:r>
    </w:p>
    <w:p w:rsidR="00B96124" w:rsidRPr="00332F2A" w:rsidRDefault="00B96124" w:rsidP="005F5990">
      <w:pPr>
        <w:numPr>
          <w:ilvl w:val="0"/>
          <w:numId w:val="18"/>
        </w:numPr>
        <w:shd w:val="clear" w:color="auto" w:fill="FFFFFF"/>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Managing and maintaining Oracle and </w:t>
      </w:r>
      <w:r w:rsidRPr="00332F2A">
        <w:rPr>
          <w:rFonts w:ascii="Times New Roman" w:hAnsi="Times New Roman" w:cs="Times New Roman"/>
          <w:b/>
          <w:color w:val="000000" w:themeColor="text1"/>
          <w:sz w:val="24"/>
          <w:szCs w:val="24"/>
        </w:rPr>
        <w:t>NoSQL</w:t>
      </w:r>
      <w:r w:rsidRPr="00332F2A">
        <w:rPr>
          <w:rFonts w:ascii="Times New Roman" w:hAnsi="Times New Roman" w:cs="Times New Roman"/>
          <w:color w:val="000000" w:themeColor="text1"/>
          <w:sz w:val="24"/>
          <w:szCs w:val="24"/>
        </w:rPr>
        <w:t xml:space="preserve"> databases in production domain.</w:t>
      </w:r>
    </w:p>
    <w:p w:rsidR="00B96124" w:rsidRPr="00332F2A" w:rsidRDefault="00B96124" w:rsidP="005F5990">
      <w:pPr>
        <w:widowControl w:val="0"/>
        <w:numPr>
          <w:ilvl w:val="0"/>
          <w:numId w:val="18"/>
        </w:numPr>
        <w:autoSpaceDE w:val="0"/>
        <w:autoSpaceDN w:val="0"/>
        <w:adjustRightInd w:val="0"/>
        <w:snapToGrid w:val="0"/>
        <w:spacing w:after="0" w:line="240" w:lineRule="auto"/>
        <w:jc w:val="both"/>
        <w:rPr>
          <w:rFonts w:ascii="Times New Roman" w:eastAsia="Times"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Working on </w:t>
      </w:r>
      <w:r w:rsidRPr="00332F2A">
        <w:rPr>
          <w:rFonts w:ascii="Times New Roman" w:hAnsi="Times New Roman" w:cs="Times New Roman"/>
          <w:b/>
          <w:color w:val="000000" w:themeColor="text1"/>
          <w:sz w:val="24"/>
          <w:szCs w:val="24"/>
        </w:rPr>
        <w:t>Spring Quartz</w:t>
      </w:r>
      <w:r w:rsidRPr="00332F2A">
        <w:rPr>
          <w:rFonts w:ascii="Times New Roman" w:hAnsi="Times New Roman" w:cs="Times New Roman"/>
          <w:color w:val="000000" w:themeColor="text1"/>
          <w:sz w:val="24"/>
          <w:szCs w:val="24"/>
        </w:rPr>
        <w:t xml:space="preserve"> functionality for scheduling tasks such as generating monthly reports for customers and sending those mails about different policies.</w:t>
      </w:r>
    </w:p>
    <w:p w:rsidR="00B96124" w:rsidRPr="00332F2A" w:rsidRDefault="00B96124" w:rsidP="005F5990">
      <w:pPr>
        <w:widowControl w:val="0"/>
        <w:numPr>
          <w:ilvl w:val="0"/>
          <w:numId w:val="18"/>
        </w:numPr>
        <w:autoSpaceDE w:val="0"/>
        <w:autoSpaceDN w:val="0"/>
        <w:adjustRightInd w:val="0"/>
        <w:snapToGrid w:val="0"/>
        <w:spacing w:after="0" w:line="240" w:lineRule="auto"/>
        <w:jc w:val="both"/>
        <w:rPr>
          <w:rFonts w:ascii="Times New Roman" w:eastAsia="Times" w:hAnsi="Times New Roman" w:cs="Times New Roman"/>
          <w:color w:val="000000" w:themeColor="text1"/>
          <w:sz w:val="24"/>
          <w:szCs w:val="24"/>
        </w:rPr>
      </w:pPr>
      <w:r w:rsidRPr="00332F2A">
        <w:rPr>
          <w:rFonts w:ascii="Times New Roman" w:hAnsi="Times New Roman" w:cs="Times New Roman"/>
          <w:color w:val="000000" w:themeColor="text1"/>
          <w:sz w:val="24"/>
          <w:szCs w:val="24"/>
          <w:lang w:eastAsia="en-IN"/>
        </w:rPr>
        <w:t xml:space="preserve">Using </w:t>
      </w:r>
      <w:r w:rsidRPr="00332F2A">
        <w:rPr>
          <w:rFonts w:ascii="Times New Roman" w:hAnsi="Times New Roman" w:cs="Times New Roman"/>
          <w:b/>
          <w:color w:val="000000" w:themeColor="text1"/>
          <w:sz w:val="24"/>
          <w:szCs w:val="24"/>
          <w:lang w:eastAsia="en-IN"/>
        </w:rPr>
        <w:t>HTML4</w:t>
      </w:r>
      <w:r w:rsidRPr="00332F2A">
        <w:rPr>
          <w:rFonts w:ascii="Times New Roman" w:hAnsi="Times New Roman" w:cs="Times New Roman"/>
          <w:color w:val="000000" w:themeColor="text1"/>
          <w:sz w:val="24"/>
          <w:szCs w:val="24"/>
          <w:lang w:eastAsia="en-IN"/>
        </w:rPr>
        <w:t xml:space="preserve"> and </w:t>
      </w:r>
      <w:r w:rsidRPr="00332F2A">
        <w:rPr>
          <w:rFonts w:ascii="Times New Roman" w:hAnsi="Times New Roman" w:cs="Times New Roman"/>
          <w:b/>
          <w:color w:val="000000" w:themeColor="text1"/>
          <w:sz w:val="24"/>
          <w:szCs w:val="24"/>
          <w:lang w:eastAsia="en-IN"/>
        </w:rPr>
        <w:t>CSS3</w:t>
      </w:r>
      <w:r w:rsidRPr="00332F2A">
        <w:rPr>
          <w:rFonts w:ascii="Times New Roman" w:hAnsi="Times New Roman" w:cs="Times New Roman"/>
          <w:color w:val="000000" w:themeColor="text1"/>
          <w:sz w:val="24"/>
          <w:szCs w:val="24"/>
          <w:lang w:eastAsia="en-IN"/>
        </w:rPr>
        <w:t xml:space="preserve"> for website development and build on </w:t>
      </w:r>
      <w:r w:rsidRPr="00332F2A">
        <w:rPr>
          <w:rFonts w:ascii="Times New Roman" w:hAnsi="Times New Roman" w:cs="Times New Roman"/>
          <w:b/>
          <w:color w:val="000000" w:themeColor="text1"/>
          <w:sz w:val="24"/>
          <w:szCs w:val="24"/>
          <w:lang w:eastAsia="en-IN"/>
        </w:rPr>
        <w:t>Bootstrap</w:t>
      </w:r>
      <w:r w:rsidRPr="00332F2A">
        <w:rPr>
          <w:rFonts w:ascii="Times New Roman" w:hAnsi="Times New Roman" w:cs="Times New Roman"/>
          <w:color w:val="000000" w:themeColor="text1"/>
          <w:sz w:val="24"/>
          <w:szCs w:val="24"/>
          <w:lang w:eastAsia="en-IN"/>
        </w:rPr>
        <w:t xml:space="preserve"> 3.0. Data binding using </w:t>
      </w:r>
      <w:r w:rsidRPr="00332F2A">
        <w:rPr>
          <w:rFonts w:ascii="Times New Roman" w:hAnsi="Times New Roman" w:cs="Times New Roman"/>
          <w:b/>
          <w:color w:val="000000" w:themeColor="text1"/>
          <w:sz w:val="24"/>
          <w:szCs w:val="24"/>
          <w:lang w:eastAsia="en-IN"/>
        </w:rPr>
        <w:t>AngularJs</w:t>
      </w:r>
      <w:r w:rsidRPr="00332F2A">
        <w:rPr>
          <w:rFonts w:ascii="Times New Roman" w:hAnsi="Times New Roman" w:cs="Times New Roman"/>
          <w:color w:val="000000" w:themeColor="text1"/>
          <w:sz w:val="24"/>
          <w:szCs w:val="24"/>
          <w:lang w:eastAsia="en-IN"/>
        </w:rPr>
        <w:t>.</w:t>
      </w:r>
    </w:p>
    <w:p w:rsidR="00B96124" w:rsidRPr="00332F2A" w:rsidRDefault="00B96124" w:rsidP="005F5990">
      <w:pPr>
        <w:widowControl w:val="0"/>
        <w:numPr>
          <w:ilvl w:val="0"/>
          <w:numId w:val="18"/>
        </w:numPr>
        <w:autoSpaceDE w:val="0"/>
        <w:autoSpaceDN w:val="0"/>
        <w:adjustRightInd w:val="0"/>
        <w:snapToGrid w:val="0"/>
        <w:spacing w:after="0" w:line="240" w:lineRule="auto"/>
        <w:jc w:val="both"/>
        <w:rPr>
          <w:rFonts w:ascii="Times New Roman" w:eastAsia="Times" w:hAnsi="Times New Roman" w:cs="Times New Roman"/>
          <w:color w:val="000000" w:themeColor="text1"/>
          <w:sz w:val="24"/>
          <w:szCs w:val="24"/>
        </w:rPr>
      </w:pPr>
      <w:r w:rsidRPr="00332F2A">
        <w:rPr>
          <w:rFonts w:ascii="Times New Roman" w:hAnsi="Times New Roman" w:cs="Times New Roman"/>
          <w:bCs/>
          <w:color w:val="000000" w:themeColor="text1"/>
          <w:sz w:val="24"/>
          <w:szCs w:val="24"/>
        </w:rPr>
        <w:t xml:space="preserve">Developing several </w:t>
      </w:r>
      <w:r w:rsidRPr="00332F2A">
        <w:rPr>
          <w:rFonts w:ascii="Times New Roman" w:hAnsi="Times New Roman" w:cs="Times New Roman"/>
          <w:b/>
          <w:bCs/>
          <w:color w:val="000000" w:themeColor="text1"/>
          <w:sz w:val="24"/>
          <w:szCs w:val="24"/>
        </w:rPr>
        <w:t>SOAP</w:t>
      </w:r>
      <w:r w:rsidRPr="00332F2A">
        <w:rPr>
          <w:rFonts w:ascii="Times New Roman" w:hAnsi="Times New Roman" w:cs="Times New Roman"/>
          <w:bCs/>
          <w:color w:val="000000" w:themeColor="text1"/>
          <w:sz w:val="24"/>
          <w:szCs w:val="24"/>
        </w:rPr>
        <w:t xml:space="preserve"> based </w:t>
      </w:r>
      <w:r w:rsidRPr="00332F2A">
        <w:rPr>
          <w:rFonts w:ascii="Times New Roman" w:hAnsi="Times New Roman" w:cs="Times New Roman"/>
          <w:b/>
          <w:bCs/>
          <w:color w:val="000000" w:themeColor="text1"/>
          <w:sz w:val="24"/>
          <w:szCs w:val="24"/>
        </w:rPr>
        <w:t>JAX</w:t>
      </w:r>
      <w:r w:rsidRPr="00332F2A">
        <w:rPr>
          <w:rFonts w:ascii="Times New Roman" w:hAnsi="Times New Roman" w:cs="Times New Roman"/>
          <w:bCs/>
          <w:color w:val="000000" w:themeColor="text1"/>
          <w:sz w:val="24"/>
          <w:szCs w:val="24"/>
        </w:rPr>
        <w:t>-</w:t>
      </w:r>
      <w:r w:rsidRPr="00332F2A">
        <w:rPr>
          <w:rFonts w:ascii="Times New Roman" w:hAnsi="Times New Roman" w:cs="Times New Roman"/>
          <w:b/>
          <w:bCs/>
          <w:color w:val="000000" w:themeColor="text1"/>
          <w:sz w:val="24"/>
          <w:szCs w:val="24"/>
        </w:rPr>
        <w:t>WS Web Service</w:t>
      </w:r>
      <w:r w:rsidRPr="00332F2A">
        <w:rPr>
          <w:rFonts w:ascii="Times New Roman" w:hAnsi="Times New Roman" w:cs="Times New Roman"/>
          <w:bCs/>
          <w:color w:val="000000" w:themeColor="text1"/>
          <w:sz w:val="24"/>
          <w:szCs w:val="24"/>
        </w:rPr>
        <w:t xml:space="preserve"> interfaces for integrating multiple systems, code re-usability.</w:t>
      </w:r>
    </w:p>
    <w:p w:rsidR="00B96124" w:rsidRPr="00332F2A" w:rsidRDefault="00B96124" w:rsidP="005F5990">
      <w:pPr>
        <w:numPr>
          <w:ilvl w:val="0"/>
          <w:numId w:val="18"/>
        </w:numPr>
        <w:shd w:val="clear" w:color="auto" w:fill="FFFFFF"/>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Smoke Test and Acceptance Testing with </w:t>
      </w:r>
      <w:r w:rsidRPr="00332F2A">
        <w:rPr>
          <w:rFonts w:ascii="Times New Roman" w:hAnsi="Times New Roman" w:cs="Times New Roman"/>
          <w:b/>
          <w:color w:val="000000" w:themeColor="text1"/>
          <w:sz w:val="24"/>
          <w:szCs w:val="24"/>
        </w:rPr>
        <w:t>Selenium</w:t>
      </w:r>
      <w:r w:rsidRPr="00332F2A">
        <w:rPr>
          <w:rFonts w:ascii="Times New Roman" w:hAnsi="Times New Roman" w:cs="Times New Roman"/>
          <w:color w:val="000000" w:themeColor="text1"/>
          <w:sz w:val="24"/>
          <w:szCs w:val="24"/>
        </w:rPr>
        <w:t xml:space="preserve"> in multiple Java platforms.</w:t>
      </w:r>
    </w:p>
    <w:p w:rsidR="00CA4632" w:rsidRPr="00332F2A" w:rsidRDefault="00B96124" w:rsidP="00530F77">
      <w:pPr>
        <w:numPr>
          <w:ilvl w:val="0"/>
          <w:numId w:val="18"/>
        </w:numPr>
        <w:shd w:val="clear" w:color="auto" w:fill="FFFFFF"/>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Familiar with </w:t>
      </w:r>
      <w:r w:rsidRPr="00332F2A">
        <w:rPr>
          <w:rFonts w:ascii="Times New Roman" w:hAnsi="Times New Roman" w:cs="Times New Roman"/>
          <w:b/>
          <w:color w:val="000000" w:themeColor="text1"/>
          <w:sz w:val="24"/>
          <w:szCs w:val="24"/>
        </w:rPr>
        <w:t>Selenium</w:t>
      </w:r>
      <w:r w:rsidRPr="00332F2A">
        <w:rPr>
          <w:rFonts w:ascii="Times New Roman" w:hAnsi="Times New Roman" w:cs="Times New Roman"/>
          <w:color w:val="000000" w:themeColor="text1"/>
          <w:sz w:val="24"/>
          <w:szCs w:val="24"/>
        </w:rPr>
        <w:t xml:space="preserve"> commands and </w:t>
      </w:r>
      <w:r w:rsidRPr="00332F2A">
        <w:rPr>
          <w:rFonts w:ascii="Times New Roman" w:hAnsi="Times New Roman" w:cs="Times New Roman"/>
          <w:b/>
          <w:color w:val="000000" w:themeColor="text1"/>
          <w:sz w:val="24"/>
          <w:szCs w:val="24"/>
        </w:rPr>
        <w:t>x-path</w:t>
      </w:r>
      <w:r w:rsidRPr="00332F2A">
        <w:rPr>
          <w:rFonts w:ascii="Times New Roman" w:hAnsi="Times New Roman" w:cs="Times New Roman"/>
          <w:color w:val="000000" w:themeColor="text1"/>
          <w:sz w:val="24"/>
          <w:szCs w:val="24"/>
        </w:rPr>
        <w:t>.</w:t>
      </w:r>
      <w:r w:rsidR="00530F77" w:rsidRPr="00332F2A">
        <w:rPr>
          <w:rFonts w:ascii="Times New Roman" w:hAnsi="Times New Roman" w:cs="Times New Roman"/>
          <w:color w:val="000000" w:themeColor="text1"/>
          <w:sz w:val="24"/>
          <w:szCs w:val="24"/>
        </w:rPr>
        <w:t xml:space="preserve"> </w:t>
      </w:r>
    </w:p>
    <w:p w:rsidR="00B96124" w:rsidRPr="00332F2A" w:rsidRDefault="00B96124" w:rsidP="00530F77">
      <w:pPr>
        <w:numPr>
          <w:ilvl w:val="0"/>
          <w:numId w:val="18"/>
        </w:numPr>
        <w:shd w:val="clear" w:color="auto" w:fill="FFFFFF"/>
        <w:spacing w:after="0" w:line="240" w:lineRule="auto"/>
        <w:rPr>
          <w:rStyle w:val="apple-style-span"/>
          <w:rFonts w:ascii="Times New Roman" w:hAnsi="Times New Roman" w:cs="Times New Roman"/>
          <w:color w:val="000000" w:themeColor="text1"/>
          <w:sz w:val="24"/>
          <w:szCs w:val="24"/>
        </w:rPr>
      </w:pPr>
      <w:r w:rsidRPr="00332F2A">
        <w:rPr>
          <w:rStyle w:val="apple-style-span"/>
          <w:rFonts w:ascii="Times New Roman" w:eastAsia="MS Mincho" w:hAnsi="Times New Roman" w:cs="Times New Roman"/>
          <w:color w:val="000000" w:themeColor="text1"/>
          <w:sz w:val="24"/>
          <w:szCs w:val="24"/>
        </w:rPr>
        <w:t>Implementing</w:t>
      </w:r>
      <w:r w:rsidRPr="00332F2A">
        <w:rPr>
          <w:rStyle w:val="apple-style-span"/>
          <w:rFonts w:ascii="Times New Roman" w:eastAsia="MS Mincho" w:hAnsi="Times New Roman" w:cs="Times New Roman"/>
          <w:b/>
          <w:color w:val="000000" w:themeColor="text1"/>
          <w:sz w:val="24"/>
          <w:szCs w:val="24"/>
        </w:rPr>
        <w:t xml:space="preserve"> AngularJS and Node.JS with Spring MVC as model component.</w:t>
      </w:r>
      <w:r w:rsidR="00530F77" w:rsidRPr="00332F2A">
        <w:rPr>
          <w:rStyle w:val="apple-style-span"/>
          <w:rFonts w:ascii="Times New Roman" w:hAnsi="Times New Roman" w:cs="Times New Roman"/>
          <w:color w:val="000000" w:themeColor="text1"/>
          <w:sz w:val="24"/>
          <w:szCs w:val="24"/>
        </w:rPr>
        <w:t xml:space="preserve"> </w:t>
      </w:r>
      <w:r w:rsidRPr="00332F2A">
        <w:rPr>
          <w:rStyle w:val="apple-style-span"/>
          <w:rFonts w:ascii="Times New Roman" w:eastAsia="MS Mincho" w:hAnsi="Times New Roman" w:cs="Times New Roman"/>
          <w:color w:val="000000" w:themeColor="text1"/>
          <w:sz w:val="24"/>
          <w:szCs w:val="24"/>
        </w:rPr>
        <w:t>Developing</w:t>
      </w:r>
      <w:r w:rsidRPr="00332F2A">
        <w:rPr>
          <w:rStyle w:val="apple-style-span"/>
          <w:rFonts w:ascii="Times New Roman" w:eastAsia="MS Mincho" w:hAnsi="Times New Roman" w:cs="Times New Roman"/>
          <w:b/>
          <w:color w:val="000000" w:themeColor="text1"/>
          <w:sz w:val="24"/>
          <w:szCs w:val="24"/>
        </w:rPr>
        <w:t xml:space="preserve"> custom AngularJS directives, tags and integrated with spring forms.</w:t>
      </w:r>
    </w:p>
    <w:p w:rsidR="00B96124" w:rsidRPr="00332F2A" w:rsidRDefault="00B96124" w:rsidP="00530F77">
      <w:pPr>
        <w:widowControl w:val="0"/>
        <w:numPr>
          <w:ilvl w:val="0"/>
          <w:numId w:val="18"/>
        </w:numPr>
        <w:autoSpaceDE w:val="0"/>
        <w:autoSpaceDN w:val="0"/>
        <w:adjustRightInd w:val="0"/>
        <w:spacing w:after="0" w:line="240" w:lineRule="auto"/>
        <w:jc w:val="both"/>
        <w:rPr>
          <w:rFonts w:ascii="Times New Roman" w:eastAsia="Times" w:hAnsi="Times New Roman" w:cs="Times New Roman"/>
          <w:color w:val="000000" w:themeColor="text1"/>
          <w:sz w:val="24"/>
          <w:szCs w:val="24"/>
        </w:rPr>
      </w:pPr>
      <w:r w:rsidRPr="00332F2A">
        <w:rPr>
          <w:rFonts w:ascii="Times New Roman" w:eastAsia="Times" w:hAnsi="Times New Roman" w:cs="Times New Roman"/>
          <w:color w:val="000000" w:themeColor="text1"/>
          <w:sz w:val="24"/>
          <w:szCs w:val="24"/>
        </w:rPr>
        <w:t xml:space="preserve">Done unit testing using </w:t>
      </w:r>
      <w:r w:rsidRPr="00332F2A">
        <w:rPr>
          <w:rFonts w:ascii="Times New Roman" w:eastAsia="Times" w:hAnsi="Times New Roman" w:cs="Times New Roman"/>
          <w:b/>
          <w:color w:val="000000" w:themeColor="text1"/>
          <w:sz w:val="24"/>
          <w:szCs w:val="24"/>
        </w:rPr>
        <w:t>JUnit</w:t>
      </w:r>
      <w:r w:rsidRPr="00332F2A">
        <w:rPr>
          <w:rFonts w:ascii="Times New Roman" w:eastAsia="Times" w:hAnsi="Times New Roman" w:cs="Times New Roman"/>
          <w:color w:val="000000" w:themeColor="text1"/>
          <w:sz w:val="24"/>
          <w:szCs w:val="24"/>
        </w:rPr>
        <w:t>.</w:t>
      </w:r>
      <w:r w:rsidR="00530F77" w:rsidRPr="00332F2A">
        <w:rPr>
          <w:rFonts w:ascii="Times New Roman" w:eastAsia="Times" w:hAnsi="Times New Roman" w:cs="Times New Roman"/>
          <w:color w:val="000000" w:themeColor="text1"/>
          <w:sz w:val="24"/>
          <w:szCs w:val="24"/>
        </w:rPr>
        <w:t xml:space="preserve"> </w:t>
      </w:r>
      <w:r w:rsidRPr="00332F2A">
        <w:rPr>
          <w:rFonts w:ascii="Times New Roman" w:eastAsia="Times" w:hAnsi="Times New Roman" w:cs="Times New Roman"/>
          <w:color w:val="000000" w:themeColor="text1"/>
          <w:sz w:val="24"/>
          <w:szCs w:val="24"/>
        </w:rPr>
        <w:t xml:space="preserve">Experience with </w:t>
      </w:r>
      <w:r w:rsidRPr="00332F2A">
        <w:rPr>
          <w:rFonts w:ascii="Times New Roman" w:eastAsia="Times" w:hAnsi="Times New Roman" w:cs="Times New Roman"/>
          <w:b/>
          <w:color w:val="000000" w:themeColor="text1"/>
          <w:sz w:val="24"/>
          <w:szCs w:val="24"/>
        </w:rPr>
        <w:t>S plunk</w:t>
      </w:r>
      <w:r w:rsidRPr="00332F2A">
        <w:rPr>
          <w:rFonts w:ascii="Times New Roman" w:eastAsia="Times" w:hAnsi="Times New Roman" w:cs="Times New Roman"/>
          <w:color w:val="000000" w:themeColor="text1"/>
          <w:sz w:val="24"/>
          <w:szCs w:val="24"/>
        </w:rPr>
        <w:t xml:space="preserve"> for logging.</w:t>
      </w:r>
      <w:r w:rsidR="00530F77" w:rsidRPr="00332F2A">
        <w:rPr>
          <w:rFonts w:ascii="Times New Roman" w:eastAsia="Times" w:hAnsi="Times New Roman" w:cs="Times New Roman"/>
          <w:color w:val="000000" w:themeColor="text1"/>
          <w:sz w:val="24"/>
          <w:szCs w:val="24"/>
        </w:rPr>
        <w:t xml:space="preserve"> </w:t>
      </w:r>
      <w:r w:rsidRPr="00332F2A">
        <w:rPr>
          <w:rFonts w:ascii="Times New Roman" w:hAnsi="Times New Roman" w:cs="Times New Roman"/>
          <w:color w:val="000000" w:themeColor="text1"/>
          <w:sz w:val="24"/>
          <w:szCs w:val="24"/>
        </w:rPr>
        <w:t xml:space="preserve">Developing </w:t>
      </w:r>
      <w:r w:rsidRPr="00332F2A">
        <w:rPr>
          <w:rFonts w:ascii="Times New Roman" w:hAnsi="Times New Roman" w:cs="Times New Roman"/>
          <w:b/>
          <w:color w:val="000000" w:themeColor="text1"/>
          <w:sz w:val="24"/>
          <w:szCs w:val="24"/>
        </w:rPr>
        <w:t>MDBs</w:t>
      </w:r>
      <w:r w:rsidRPr="00332F2A">
        <w:rPr>
          <w:rFonts w:ascii="Times New Roman" w:hAnsi="Times New Roman" w:cs="Times New Roman"/>
          <w:color w:val="000000" w:themeColor="text1"/>
          <w:sz w:val="24"/>
          <w:szCs w:val="24"/>
        </w:rPr>
        <w:t xml:space="preserve"> for receiving and processing data from </w:t>
      </w:r>
      <w:r w:rsidRPr="00332F2A">
        <w:rPr>
          <w:rFonts w:ascii="Times New Roman" w:hAnsi="Times New Roman" w:cs="Times New Roman"/>
          <w:b/>
          <w:color w:val="000000" w:themeColor="text1"/>
          <w:sz w:val="24"/>
          <w:szCs w:val="24"/>
        </w:rPr>
        <w:t>WebSphere MQ series</w:t>
      </w:r>
      <w:r w:rsidRPr="00332F2A">
        <w:rPr>
          <w:rFonts w:ascii="Times New Roman" w:hAnsi="Times New Roman" w:cs="Times New Roman"/>
          <w:color w:val="000000" w:themeColor="text1"/>
          <w:sz w:val="24"/>
          <w:szCs w:val="24"/>
        </w:rPr>
        <w:t>.</w:t>
      </w:r>
      <w:r w:rsidR="00530F77" w:rsidRPr="00332F2A">
        <w:rPr>
          <w:rFonts w:ascii="Times New Roman" w:eastAsia="Times" w:hAnsi="Times New Roman" w:cs="Times New Roman"/>
          <w:color w:val="000000" w:themeColor="text1"/>
          <w:sz w:val="24"/>
          <w:szCs w:val="24"/>
        </w:rPr>
        <w:t xml:space="preserve"> </w:t>
      </w:r>
      <w:r w:rsidRPr="00332F2A">
        <w:rPr>
          <w:rFonts w:ascii="Times New Roman" w:hAnsi="Times New Roman" w:cs="Times New Roman"/>
          <w:color w:val="000000" w:themeColor="text1"/>
          <w:sz w:val="24"/>
          <w:szCs w:val="24"/>
        </w:rPr>
        <w:t xml:space="preserve">Using </w:t>
      </w:r>
      <w:r w:rsidRPr="00332F2A">
        <w:rPr>
          <w:rFonts w:ascii="Times New Roman" w:hAnsi="Times New Roman" w:cs="Times New Roman"/>
          <w:b/>
          <w:color w:val="000000" w:themeColor="text1"/>
          <w:sz w:val="24"/>
          <w:szCs w:val="24"/>
        </w:rPr>
        <w:t>Ant</w:t>
      </w:r>
      <w:r w:rsidRPr="00332F2A">
        <w:rPr>
          <w:rFonts w:ascii="Times New Roman" w:hAnsi="Times New Roman" w:cs="Times New Roman"/>
          <w:color w:val="000000" w:themeColor="text1"/>
          <w:sz w:val="24"/>
          <w:szCs w:val="24"/>
        </w:rPr>
        <w:t xml:space="preserve"> scripts to build and deploy the application in IBM WebSphere Application Server 8.5.</w:t>
      </w:r>
    </w:p>
    <w:p w:rsidR="00B96124" w:rsidRPr="00332F2A" w:rsidRDefault="00B96124" w:rsidP="005F5990">
      <w:pPr>
        <w:pStyle w:val="ListParagraph"/>
        <w:tabs>
          <w:tab w:val="left" w:pos="360"/>
          <w:tab w:val="left" w:pos="720"/>
          <w:tab w:val="left" w:pos="1080"/>
        </w:tabs>
        <w:suppressAutoHyphens/>
        <w:spacing w:after="0" w:line="240" w:lineRule="auto"/>
        <w:ind w:left="360"/>
        <w:jc w:val="both"/>
        <w:rPr>
          <w:rFonts w:ascii="Times New Roman" w:hAnsi="Times New Roman" w:cs="Times New Roman"/>
          <w:color w:val="000000" w:themeColor="text1"/>
          <w:sz w:val="24"/>
          <w:szCs w:val="24"/>
        </w:rPr>
      </w:pPr>
    </w:p>
    <w:p w:rsidR="00B96124" w:rsidRPr="00332F2A" w:rsidRDefault="00B96124" w:rsidP="005F5990">
      <w:pPr>
        <w:pStyle w:val="DefaultText"/>
        <w:jc w:val="both"/>
        <w:rPr>
          <w:b/>
          <w:bCs/>
          <w:color w:val="000000" w:themeColor="text1"/>
          <w:sz w:val="24"/>
          <w:szCs w:val="24"/>
        </w:rPr>
      </w:pPr>
      <w:r w:rsidRPr="00332F2A">
        <w:rPr>
          <w:b/>
          <w:bCs/>
          <w:i/>
          <w:color w:val="000000" w:themeColor="text1"/>
          <w:sz w:val="24"/>
          <w:szCs w:val="24"/>
        </w:rPr>
        <w:t>Environment</w:t>
      </w:r>
      <w:r w:rsidRPr="00332F2A">
        <w:rPr>
          <w:b/>
          <w:bCs/>
          <w:color w:val="000000" w:themeColor="text1"/>
          <w:sz w:val="24"/>
          <w:szCs w:val="24"/>
        </w:rPr>
        <w:t>:</w:t>
      </w:r>
    </w:p>
    <w:p w:rsidR="00DD5741" w:rsidRPr="00332F2A" w:rsidRDefault="00B96124" w:rsidP="00DD5741">
      <w:pPr>
        <w:pStyle w:val="DefaultText"/>
        <w:jc w:val="both"/>
        <w:rPr>
          <w:b/>
          <w:color w:val="000000" w:themeColor="text1"/>
          <w:sz w:val="24"/>
          <w:szCs w:val="24"/>
          <w:lang w:val="en-GB"/>
        </w:rPr>
      </w:pPr>
      <w:r w:rsidRPr="00332F2A">
        <w:rPr>
          <w:b/>
          <w:color w:val="000000" w:themeColor="text1"/>
          <w:sz w:val="24"/>
          <w:szCs w:val="24"/>
          <w:lang w:val="en-GB"/>
        </w:rPr>
        <w:t xml:space="preserve">J2EE, Spring framework, Spring MVC, Drool, Jira, JDK/1.7, Hibernate 4.x, JQuery, JSON, JSF, Servlets 2.3, JDBC, AJAX, Jenkins, Web services, EJB, JMS, </w:t>
      </w:r>
      <w:r w:rsidRPr="00332F2A">
        <w:rPr>
          <w:b/>
          <w:color w:val="000000" w:themeColor="text1"/>
          <w:sz w:val="24"/>
          <w:szCs w:val="24"/>
        </w:rPr>
        <w:t>Cucumber, Selenium, SOAP</w:t>
      </w:r>
      <w:r w:rsidRPr="00332F2A">
        <w:rPr>
          <w:b/>
          <w:color w:val="000000" w:themeColor="text1"/>
          <w:sz w:val="24"/>
          <w:szCs w:val="24"/>
          <w:lang w:val="en-GB"/>
        </w:rPr>
        <w:t xml:space="preserve">, Angular JS XML, Java Beans, </w:t>
      </w:r>
      <w:proofErr w:type="spellStart"/>
      <w:r w:rsidRPr="00332F2A">
        <w:rPr>
          <w:b/>
          <w:color w:val="000000" w:themeColor="text1"/>
          <w:sz w:val="24"/>
          <w:szCs w:val="24"/>
          <w:lang w:val="en-GB"/>
        </w:rPr>
        <w:t>XStream</w:t>
      </w:r>
      <w:proofErr w:type="spellEnd"/>
      <w:r w:rsidRPr="00332F2A">
        <w:rPr>
          <w:b/>
          <w:color w:val="000000" w:themeColor="text1"/>
          <w:sz w:val="24"/>
          <w:szCs w:val="24"/>
          <w:lang w:val="en-GB"/>
        </w:rPr>
        <w:t>, SOA, WSDL, JAXB, JSON, Apache POI, JavaScript, Oracle 11g, IBM RAD, Web Sphere 8.x, Agile Methodology, Mongo DB, Design Patterns, SVN, Apache Maven, Adobe Flex, JUn</w:t>
      </w:r>
      <w:r w:rsidR="00DD5741" w:rsidRPr="00332F2A">
        <w:rPr>
          <w:b/>
          <w:color w:val="000000" w:themeColor="text1"/>
          <w:sz w:val="24"/>
          <w:szCs w:val="24"/>
          <w:lang w:val="en-GB"/>
        </w:rPr>
        <w:t>it, Html Unit, XSLT, HTML/DHTML</w:t>
      </w:r>
    </w:p>
    <w:p w:rsidR="00B96124" w:rsidRPr="00332F2A" w:rsidRDefault="00B96124" w:rsidP="005F5990">
      <w:pPr>
        <w:spacing w:after="0" w:line="240" w:lineRule="auto"/>
        <w:contextualSpacing/>
        <w:rPr>
          <w:rFonts w:ascii="Times New Roman" w:hAnsi="Times New Roman" w:cs="Times New Roman"/>
          <w:b/>
          <w:color w:val="000000" w:themeColor="text1"/>
          <w:sz w:val="24"/>
          <w:szCs w:val="24"/>
        </w:rPr>
      </w:pPr>
    </w:p>
    <w:p w:rsidR="00B96124" w:rsidRPr="00332F2A" w:rsidRDefault="00D055E6" w:rsidP="005F5990">
      <w:pPr>
        <w:spacing w:after="0" w:line="240" w:lineRule="auto"/>
        <w:contextualSpacing/>
        <w:rPr>
          <w:rFonts w:ascii="Times New Roman" w:hAnsi="Times New Roman" w:cs="Times New Roman"/>
          <w:b/>
          <w:bCs/>
          <w:i/>
          <w:color w:val="000000" w:themeColor="text1"/>
          <w:sz w:val="24"/>
          <w:szCs w:val="24"/>
        </w:rPr>
      </w:pPr>
      <w:r w:rsidRPr="00332F2A">
        <w:rPr>
          <w:rFonts w:ascii="Times New Roman" w:hAnsi="Times New Roman" w:cs="Times New Roman"/>
          <w:b/>
          <w:bCs/>
          <w:i/>
          <w:color w:val="000000" w:themeColor="text1"/>
          <w:sz w:val="24"/>
          <w:szCs w:val="24"/>
        </w:rPr>
        <w:t>APR 15</w:t>
      </w:r>
      <w:r w:rsidR="00BB7509" w:rsidRPr="00332F2A">
        <w:rPr>
          <w:rFonts w:ascii="Times New Roman" w:hAnsi="Times New Roman" w:cs="Times New Roman"/>
          <w:b/>
          <w:bCs/>
          <w:i/>
          <w:color w:val="000000" w:themeColor="text1"/>
          <w:sz w:val="24"/>
          <w:szCs w:val="24"/>
        </w:rPr>
        <w:t xml:space="preserve"> – MAR 16</w:t>
      </w:r>
      <w:r w:rsidR="00B96124" w:rsidRPr="00332F2A">
        <w:rPr>
          <w:rFonts w:ascii="Times New Roman" w:hAnsi="Times New Roman" w:cs="Times New Roman"/>
          <w:b/>
          <w:bCs/>
          <w:i/>
          <w:color w:val="000000" w:themeColor="text1"/>
          <w:sz w:val="24"/>
          <w:szCs w:val="24"/>
        </w:rPr>
        <w:t>_________________________________________________________</w:t>
      </w:r>
      <w:r w:rsidR="00910C3D" w:rsidRPr="00332F2A">
        <w:rPr>
          <w:rFonts w:ascii="Times New Roman" w:hAnsi="Times New Roman" w:cs="Times New Roman"/>
          <w:b/>
          <w:bCs/>
          <w:i/>
          <w:color w:val="000000" w:themeColor="text1"/>
          <w:sz w:val="24"/>
          <w:szCs w:val="24"/>
        </w:rPr>
        <w:t>_____________</w:t>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r>
      <w:r w:rsidR="00910C3D" w:rsidRPr="00332F2A">
        <w:rPr>
          <w:rFonts w:ascii="Times New Roman" w:hAnsi="Times New Roman" w:cs="Times New Roman"/>
          <w:b/>
          <w:bCs/>
          <w:i/>
          <w:color w:val="000000" w:themeColor="text1"/>
          <w:sz w:val="24"/>
          <w:szCs w:val="24"/>
        </w:rPr>
        <w:tab/>
        <w:t xml:space="preserve">Role- </w:t>
      </w:r>
      <w:r w:rsidR="00B96124" w:rsidRPr="00332F2A">
        <w:rPr>
          <w:rFonts w:ascii="Times New Roman" w:hAnsi="Times New Roman" w:cs="Times New Roman"/>
          <w:b/>
          <w:bCs/>
          <w:i/>
          <w:color w:val="000000" w:themeColor="text1"/>
          <w:sz w:val="24"/>
          <w:szCs w:val="24"/>
        </w:rPr>
        <w:t xml:space="preserve"> Java/ J2EE Developer</w:t>
      </w:r>
    </w:p>
    <w:p w:rsidR="00B96124" w:rsidRPr="00332F2A" w:rsidRDefault="00B96124" w:rsidP="005F5990">
      <w:pPr>
        <w:widowControl w:val="0"/>
        <w:autoSpaceDE w:val="0"/>
        <w:autoSpaceDN w:val="0"/>
        <w:adjustRightInd w:val="0"/>
        <w:spacing w:after="0" w:line="240" w:lineRule="auto"/>
        <w:ind w:left="6480" w:firstLine="720"/>
        <w:rPr>
          <w:rFonts w:ascii="Times New Roman" w:hAnsi="Times New Roman" w:cs="Times New Roman"/>
          <w:b/>
          <w:i/>
          <w:color w:val="000000" w:themeColor="text1"/>
          <w:sz w:val="24"/>
          <w:szCs w:val="24"/>
        </w:rPr>
      </w:pPr>
      <w:r w:rsidRPr="00332F2A">
        <w:rPr>
          <w:rFonts w:ascii="Times New Roman" w:hAnsi="Times New Roman" w:cs="Times New Roman"/>
          <w:b/>
          <w:bCs/>
          <w:i/>
          <w:color w:val="000000" w:themeColor="text1"/>
          <w:sz w:val="24"/>
          <w:szCs w:val="24"/>
        </w:rPr>
        <w:t xml:space="preserve">Client- </w:t>
      </w:r>
      <w:r w:rsidRPr="00332F2A">
        <w:rPr>
          <w:rFonts w:ascii="Times New Roman" w:hAnsi="Times New Roman" w:cs="Times New Roman"/>
          <w:b/>
          <w:i/>
          <w:color w:val="000000" w:themeColor="text1"/>
          <w:sz w:val="24"/>
          <w:szCs w:val="24"/>
        </w:rPr>
        <w:t xml:space="preserve">T-Mobile, </w:t>
      </w:r>
      <w:r w:rsidR="00E52F5E" w:rsidRPr="00332F2A">
        <w:rPr>
          <w:rFonts w:ascii="Times New Roman" w:hAnsi="Times New Roman" w:cs="Times New Roman"/>
          <w:b/>
          <w:i/>
          <w:color w:val="000000" w:themeColor="text1"/>
          <w:sz w:val="24"/>
          <w:szCs w:val="24"/>
        </w:rPr>
        <w:t>Seattle</w:t>
      </w:r>
      <w:r w:rsidR="0031340D" w:rsidRPr="00332F2A">
        <w:rPr>
          <w:rFonts w:ascii="Times New Roman" w:hAnsi="Times New Roman" w:cs="Times New Roman"/>
          <w:b/>
          <w:i/>
          <w:color w:val="000000" w:themeColor="text1"/>
          <w:sz w:val="24"/>
          <w:szCs w:val="24"/>
        </w:rPr>
        <w:t xml:space="preserve">, </w:t>
      </w:r>
      <w:r w:rsidR="00E52F5E" w:rsidRPr="00332F2A">
        <w:rPr>
          <w:rFonts w:ascii="Times New Roman" w:hAnsi="Times New Roman" w:cs="Times New Roman"/>
          <w:b/>
          <w:i/>
          <w:color w:val="000000" w:themeColor="text1"/>
          <w:sz w:val="24"/>
          <w:szCs w:val="24"/>
        </w:rPr>
        <w:t>W</w:t>
      </w:r>
      <w:r w:rsidRPr="00332F2A">
        <w:rPr>
          <w:rFonts w:ascii="Times New Roman" w:hAnsi="Times New Roman" w:cs="Times New Roman"/>
          <w:b/>
          <w:i/>
          <w:color w:val="000000" w:themeColor="text1"/>
          <w:sz w:val="24"/>
          <w:szCs w:val="24"/>
        </w:rPr>
        <w:t>A</w:t>
      </w:r>
    </w:p>
    <w:p w:rsidR="00B96124" w:rsidRPr="00332F2A" w:rsidRDefault="00B96124" w:rsidP="005F5990">
      <w:pPr>
        <w:widowControl w:val="0"/>
        <w:autoSpaceDE w:val="0"/>
        <w:autoSpaceDN w:val="0"/>
        <w:adjustRightInd w:val="0"/>
        <w:spacing w:after="0" w:line="240" w:lineRule="auto"/>
        <w:contextualSpacing/>
        <w:rPr>
          <w:rFonts w:ascii="Times New Roman" w:hAnsi="Times New Roman" w:cs="Times New Roman"/>
          <w:b/>
          <w:bCs/>
          <w:i/>
          <w:color w:val="000000" w:themeColor="text1"/>
          <w:sz w:val="24"/>
          <w:szCs w:val="24"/>
        </w:rPr>
      </w:pPr>
      <w:r w:rsidRPr="00332F2A">
        <w:rPr>
          <w:rFonts w:ascii="Times New Roman" w:hAnsi="Times New Roman" w:cs="Times New Roman"/>
          <w:b/>
          <w:bCs/>
          <w:i/>
          <w:color w:val="000000" w:themeColor="text1"/>
          <w:sz w:val="24"/>
          <w:szCs w:val="24"/>
        </w:rPr>
        <w:t>Team Size- 15</w:t>
      </w:r>
    </w:p>
    <w:p w:rsidR="00B96124" w:rsidRPr="00332F2A" w:rsidRDefault="00B96124" w:rsidP="005F5990">
      <w:pPr>
        <w:tabs>
          <w:tab w:val="num" w:pos="360"/>
        </w:tabs>
        <w:spacing w:after="0" w:line="240" w:lineRule="auto"/>
        <w:contextualSpacing/>
        <w:jc w:val="both"/>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i/>
          <w:color w:val="000000" w:themeColor="text1"/>
          <w:sz w:val="24"/>
          <w:szCs w:val="24"/>
          <w:u w:val="single"/>
        </w:rPr>
        <w:t>Description</w:t>
      </w:r>
      <w:r w:rsidRPr="00332F2A">
        <w:rPr>
          <w:rFonts w:ascii="Times New Roman" w:eastAsia="Calibri" w:hAnsi="Times New Roman" w:cs="Times New Roman"/>
          <w:b/>
          <w:color w:val="000000" w:themeColor="text1"/>
          <w:sz w:val="24"/>
          <w:szCs w:val="24"/>
        </w:rPr>
        <w:t>:</w:t>
      </w:r>
    </w:p>
    <w:p w:rsidR="00B96124" w:rsidRPr="00332F2A" w:rsidRDefault="00C811C0" w:rsidP="005F5990">
      <w:pPr>
        <w:tabs>
          <w:tab w:val="num" w:pos="360"/>
        </w:tabs>
        <w:spacing w:after="0" w:line="240" w:lineRule="auto"/>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T-</w:t>
      </w:r>
      <w:r w:rsidR="00B96124" w:rsidRPr="00332F2A">
        <w:rPr>
          <w:rFonts w:ascii="Times New Roman" w:hAnsi="Times New Roman" w:cs="Times New Roman"/>
          <w:color w:val="000000" w:themeColor="text1"/>
          <w:sz w:val="24"/>
          <w:szCs w:val="24"/>
        </w:rPr>
        <w:t>Mobile is a leading Telecom Domain company based in USA. T-Mobile Equipment Installment Program (EIP) team works with clients to help their customers finance their Mobile devices from various available installment plans, introduce new plans and calculate down payment and monthly Installment using Credit Information of an end user. Also, helps them Return or Exchange their Mobile. Device and upgrade to a new mobile device using jump Upgrade Option. This Project was developed using Spring, Hibernate, Struts 2.x, Maven, JPA, HTML 4.0, CSS, JavaScript, JQuery, RUP, JMS, DB2, WebLogic Application Server, and SOAP Web Services.</w:t>
      </w:r>
    </w:p>
    <w:p w:rsidR="00B96124" w:rsidRPr="00332F2A" w:rsidRDefault="00B96124" w:rsidP="005F5990">
      <w:pPr>
        <w:tabs>
          <w:tab w:val="num" w:pos="360"/>
        </w:tabs>
        <w:spacing w:after="0" w:line="240" w:lineRule="auto"/>
        <w:jc w:val="both"/>
        <w:rPr>
          <w:rFonts w:ascii="Times New Roman" w:hAnsi="Times New Roman" w:cs="Times New Roman"/>
          <w:color w:val="000000" w:themeColor="text1"/>
          <w:sz w:val="24"/>
          <w:szCs w:val="24"/>
        </w:rPr>
      </w:pPr>
    </w:p>
    <w:p w:rsidR="00B96124" w:rsidRPr="00332F2A" w:rsidRDefault="00B96124" w:rsidP="005F5990">
      <w:pPr>
        <w:spacing w:after="0" w:line="240" w:lineRule="auto"/>
        <w:jc w:val="both"/>
        <w:rPr>
          <w:rFonts w:ascii="Times New Roman" w:eastAsia="Calibri" w:hAnsi="Times New Roman" w:cs="Times New Roman"/>
          <w:b/>
          <w:color w:val="000000" w:themeColor="text1"/>
          <w:sz w:val="24"/>
          <w:szCs w:val="24"/>
          <w:u w:val="single"/>
        </w:rPr>
      </w:pPr>
      <w:r w:rsidRPr="00332F2A">
        <w:rPr>
          <w:rFonts w:ascii="Times New Roman" w:eastAsia="Calibri" w:hAnsi="Times New Roman" w:cs="Times New Roman"/>
          <w:b/>
          <w:i/>
          <w:color w:val="000000" w:themeColor="text1"/>
          <w:sz w:val="24"/>
          <w:szCs w:val="24"/>
          <w:u w:val="single"/>
        </w:rPr>
        <w:t>Responsibilities</w:t>
      </w:r>
      <w:r w:rsidRPr="00332F2A">
        <w:rPr>
          <w:rFonts w:ascii="Times New Roman" w:eastAsia="Calibri" w:hAnsi="Times New Roman" w:cs="Times New Roman"/>
          <w:b/>
          <w:color w:val="000000" w:themeColor="text1"/>
          <w:sz w:val="24"/>
          <w:szCs w:val="24"/>
          <w:u w:val="single"/>
        </w:rPr>
        <w:t>:</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Involved in various phases of </w:t>
      </w:r>
      <w:r w:rsidRPr="00332F2A">
        <w:rPr>
          <w:rFonts w:ascii="Times New Roman" w:hAnsi="Times New Roman" w:cs="Times New Roman"/>
          <w:b/>
          <w:color w:val="000000" w:themeColor="text1"/>
          <w:sz w:val="24"/>
          <w:szCs w:val="24"/>
        </w:rPr>
        <w:t>Software Development Life Cycle (SDLC)</w:t>
      </w:r>
      <w:r w:rsidRPr="00332F2A">
        <w:rPr>
          <w:rFonts w:ascii="Times New Roman" w:hAnsi="Times New Roman" w:cs="Times New Roman"/>
          <w:color w:val="000000" w:themeColor="text1"/>
          <w:sz w:val="24"/>
          <w:szCs w:val="24"/>
        </w:rPr>
        <w:t xml:space="preserve"> of the application like Requirement gathering, Design, Analysis and Code development.</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Generated Use case diagrams, Class diagrams, and Sequence diagrams using </w:t>
      </w:r>
      <w:r w:rsidRPr="00332F2A">
        <w:rPr>
          <w:rFonts w:ascii="Times New Roman" w:hAnsi="Times New Roman" w:cs="Times New Roman"/>
          <w:b/>
          <w:color w:val="000000" w:themeColor="text1"/>
          <w:sz w:val="24"/>
          <w:szCs w:val="24"/>
        </w:rPr>
        <w:t>Rational Rose.</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The application is designed using </w:t>
      </w:r>
      <w:r w:rsidRPr="00332F2A">
        <w:rPr>
          <w:rFonts w:ascii="Times New Roman" w:hAnsi="Times New Roman" w:cs="Times New Roman"/>
          <w:b/>
          <w:color w:val="000000" w:themeColor="text1"/>
          <w:sz w:val="24"/>
          <w:szCs w:val="24"/>
        </w:rPr>
        <w:t>J2EE design patterns</w:t>
      </w:r>
      <w:r w:rsidRPr="00332F2A">
        <w:rPr>
          <w:rFonts w:ascii="Times New Roman" w:hAnsi="Times New Roman" w:cs="Times New Roman"/>
          <w:color w:val="000000" w:themeColor="text1"/>
          <w:sz w:val="24"/>
          <w:szCs w:val="24"/>
        </w:rPr>
        <w:t xml:space="preserve"> and technologies based on </w:t>
      </w:r>
      <w:r w:rsidRPr="00332F2A">
        <w:rPr>
          <w:rFonts w:ascii="Times New Roman" w:hAnsi="Times New Roman" w:cs="Times New Roman"/>
          <w:b/>
          <w:color w:val="000000" w:themeColor="text1"/>
          <w:sz w:val="24"/>
          <w:szCs w:val="24"/>
        </w:rPr>
        <w:t xml:space="preserve">MVC </w:t>
      </w:r>
      <w:r w:rsidRPr="00332F2A">
        <w:rPr>
          <w:rFonts w:ascii="Times New Roman" w:hAnsi="Times New Roman" w:cs="Times New Roman"/>
          <w:color w:val="000000" w:themeColor="text1"/>
          <w:sz w:val="24"/>
          <w:szCs w:val="24"/>
        </w:rPr>
        <w:t>architecture.</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b/>
          <w:color w:val="000000" w:themeColor="text1"/>
          <w:sz w:val="24"/>
          <w:szCs w:val="24"/>
        </w:rPr>
        <w:t>Agile Methodology</w:t>
      </w:r>
      <w:r w:rsidRPr="00332F2A">
        <w:rPr>
          <w:rFonts w:ascii="Times New Roman" w:hAnsi="Times New Roman" w:cs="Times New Roman"/>
          <w:color w:val="000000" w:themeColor="text1"/>
          <w:sz w:val="24"/>
          <w:szCs w:val="24"/>
        </w:rPr>
        <w:t xml:space="preserve"> is used for development of the application.</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lastRenderedPageBreak/>
        <w:t xml:space="preserve">Used </w:t>
      </w:r>
      <w:r w:rsidRPr="00332F2A">
        <w:rPr>
          <w:rFonts w:ascii="Times New Roman" w:hAnsi="Times New Roman" w:cs="Times New Roman"/>
          <w:b/>
          <w:color w:val="000000" w:themeColor="text1"/>
          <w:sz w:val="24"/>
          <w:szCs w:val="24"/>
        </w:rPr>
        <w:t>J2EEdesign</w:t>
      </w:r>
      <w:r w:rsidRPr="00332F2A">
        <w:rPr>
          <w:rFonts w:ascii="Times New Roman" w:hAnsi="Times New Roman" w:cs="Times New Roman"/>
          <w:color w:val="000000" w:themeColor="text1"/>
          <w:sz w:val="24"/>
          <w:szCs w:val="24"/>
        </w:rPr>
        <w:t xml:space="preserve"> patterns like Value Object Pattern, S</w:t>
      </w:r>
      <w:r w:rsidRPr="00332F2A">
        <w:rPr>
          <w:rFonts w:ascii="Times New Roman" w:hAnsi="Times New Roman" w:cs="Times New Roman"/>
          <w:b/>
          <w:color w:val="000000" w:themeColor="text1"/>
          <w:sz w:val="24"/>
          <w:szCs w:val="24"/>
        </w:rPr>
        <w:t>ession façade, Singleton, Factory</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DAO</w:t>
      </w:r>
      <w:r w:rsidRPr="00332F2A">
        <w:rPr>
          <w:rFonts w:ascii="Times New Roman" w:hAnsi="Times New Roman" w:cs="Times New Roman"/>
          <w:color w:val="000000" w:themeColor="text1"/>
          <w:sz w:val="24"/>
          <w:szCs w:val="24"/>
        </w:rPr>
        <w:t>.</w:t>
      </w:r>
    </w:p>
    <w:p w:rsidR="00B96124" w:rsidRPr="00332F2A" w:rsidRDefault="00B96124" w:rsidP="005F5990">
      <w:pPr>
        <w:numPr>
          <w:ilvl w:val="0"/>
          <w:numId w:val="6"/>
        </w:numPr>
        <w:tabs>
          <w:tab w:val="num" w:pos="-720"/>
          <w:tab w:val="num" w:pos="360"/>
        </w:tabs>
        <w:spacing w:after="0" w:line="240" w:lineRule="auto"/>
        <w:ind w:left="360"/>
        <w:jc w:val="both"/>
        <w:rPr>
          <w:rStyle w:val="mainheadprod1"/>
          <w:rFonts w:ascii="Times New Roman" w:hAnsi="Times New Roman" w:cs="Times New Roman"/>
          <w:b w:val="0"/>
          <w:bCs w:val="0"/>
          <w:color w:val="000000" w:themeColor="text1"/>
          <w:sz w:val="24"/>
          <w:szCs w:val="24"/>
        </w:rPr>
      </w:pPr>
      <w:r w:rsidRPr="00332F2A">
        <w:rPr>
          <w:rFonts w:ascii="Times New Roman" w:hAnsi="Times New Roman" w:cs="Times New Roman"/>
          <w:b/>
          <w:color w:val="000000" w:themeColor="text1"/>
          <w:sz w:val="24"/>
          <w:szCs w:val="24"/>
        </w:rPr>
        <w:t>Spring with Tiles Framework</w:t>
      </w:r>
      <w:r w:rsidRPr="00332F2A">
        <w:rPr>
          <w:rFonts w:ascii="Times New Roman" w:hAnsi="Times New Roman" w:cs="Times New Roman"/>
          <w:color w:val="000000" w:themeColor="text1"/>
          <w:sz w:val="24"/>
          <w:szCs w:val="24"/>
        </w:rPr>
        <w:t xml:space="preserve"> is implemented for a common look in all the presentation views.</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Integrated struts MVC with </w:t>
      </w:r>
      <w:r w:rsidRPr="00332F2A">
        <w:rPr>
          <w:rFonts w:ascii="Times New Roman" w:hAnsi="Times New Roman" w:cs="Times New Roman"/>
          <w:b/>
          <w:color w:val="000000" w:themeColor="text1"/>
          <w:sz w:val="24"/>
          <w:szCs w:val="24"/>
        </w:rPr>
        <w:t>spring DI and Spring hibernate DAO</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b/>
          <w:color w:val="000000" w:themeColor="text1"/>
          <w:sz w:val="24"/>
          <w:szCs w:val="24"/>
        </w:rPr>
        <w:t xml:space="preserve">EJB </w:t>
      </w:r>
      <w:r w:rsidRPr="00332F2A">
        <w:rPr>
          <w:rFonts w:ascii="Times New Roman" w:hAnsi="Times New Roman" w:cs="Times New Roman"/>
          <w:bCs/>
          <w:color w:val="000000" w:themeColor="text1"/>
          <w:sz w:val="24"/>
          <w:szCs w:val="24"/>
        </w:rPr>
        <w:t>Session Beans</w:t>
      </w:r>
      <w:r w:rsidRPr="00332F2A">
        <w:rPr>
          <w:rFonts w:ascii="Times New Roman" w:hAnsi="Times New Roman" w:cs="Times New Roman"/>
          <w:color w:val="000000" w:themeColor="text1"/>
          <w:sz w:val="24"/>
          <w:szCs w:val="24"/>
        </w:rPr>
        <w:t xml:space="preserve"> were used to process requests from the user interface and </w:t>
      </w:r>
      <w:r w:rsidRPr="00332F2A">
        <w:rPr>
          <w:rFonts w:ascii="Times New Roman" w:hAnsi="Times New Roman" w:cs="Times New Roman"/>
          <w:bCs/>
          <w:color w:val="000000" w:themeColor="text1"/>
          <w:sz w:val="24"/>
          <w:szCs w:val="24"/>
        </w:rPr>
        <w:t>CMP entity beans</w:t>
      </w:r>
      <w:r w:rsidRPr="00332F2A">
        <w:rPr>
          <w:rFonts w:ascii="Times New Roman" w:hAnsi="Times New Roman" w:cs="Times New Roman"/>
          <w:color w:val="000000" w:themeColor="text1"/>
          <w:sz w:val="24"/>
          <w:szCs w:val="24"/>
        </w:rPr>
        <w:t xml:space="preserve"> were used to interact with the persistence layer.</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Developed </w:t>
      </w:r>
      <w:r w:rsidRPr="00332F2A">
        <w:rPr>
          <w:rStyle w:val="NoSpacingChar"/>
          <w:rFonts w:ascii="Times New Roman" w:eastAsiaTheme="minorHAnsi" w:hAnsi="Times New Roman" w:cs="Times New Roman"/>
          <w:color w:val="000000" w:themeColor="text1"/>
          <w:sz w:val="24"/>
          <w:szCs w:val="24"/>
        </w:rPr>
        <w:t>Micro Service </w:t>
      </w:r>
      <w:r w:rsidRPr="00332F2A">
        <w:rPr>
          <w:rFonts w:ascii="Times New Roman" w:hAnsi="Times New Roman" w:cs="Times New Roman"/>
          <w:color w:val="000000" w:themeColor="text1"/>
          <w:sz w:val="24"/>
          <w:szCs w:val="24"/>
        </w:rPr>
        <w:t>to provide RESTful API utilizing Spring Boot with Spring MVC.</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noProof/>
          <w:color w:val="000000" w:themeColor="text1"/>
          <w:sz w:val="24"/>
          <w:szCs w:val="24"/>
        </w:rPr>
        <w:t xml:space="preserve">Developed </w:t>
      </w:r>
      <w:r w:rsidRPr="00332F2A">
        <w:rPr>
          <w:rFonts w:ascii="Times New Roman" w:hAnsi="Times New Roman" w:cs="Times New Roman"/>
          <w:b/>
          <w:noProof/>
          <w:color w:val="000000" w:themeColor="text1"/>
          <w:sz w:val="24"/>
          <w:szCs w:val="24"/>
        </w:rPr>
        <w:t>EJB MDB’s</w:t>
      </w:r>
      <w:r w:rsidRPr="00332F2A">
        <w:rPr>
          <w:rFonts w:ascii="Times New Roman" w:hAnsi="Times New Roman" w:cs="Times New Roman"/>
          <w:noProof/>
          <w:color w:val="000000" w:themeColor="text1"/>
          <w:sz w:val="24"/>
          <w:szCs w:val="24"/>
        </w:rPr>
        <w:t xml:space="preserve"> and message Queue’s  using </w:t>
      </w:r>
      <w:r w:rsidRPr="00332F2A">
        <w:rPr>
          <w:rFonts w:ascii="Times New Roman" w:hAnsi="Times New Roman" w:cs="Times New Roman"/>
          <w:b/>
          <w:noProof/>
          <w:color w:val="000000" w:themeColor="text1"/>
          <w:sz w:val="24"/>
          <w:szCs w:val="24"/>
        </w:rPr>
        <w:t>JMS</w:t>
      </w:r>
      <w:r w:rsidRPr="00332F2A">
        <w:rPr>
          <w:rFonts w:ascii="Times New Roman" w:hAnsi="Times New Roman" w:cs="Times New Roman"/>
          <w:noProof/>
          <w:color w:val="000000" w:themeColor="text1"/>
          <w:sz w:val="24"/>
          <w:szCs w:val="24"/>
        </w:rPr>
        <w:t xml:space="preserve"> technology.</w:t>
      </w:r>
    </w:p>
    <w:p w:rsidR="0064238C" w:rsidRPr="00332F2A" w:rsidRDefault="00B96124" w:rsidP="0064238C">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Implemented security for different front end views based on the access privileges.</w:t>
      </w:r>
    </w:p>
    <w:p w:rsidR="0064238C" w:rsidRPr="00332F2A" w:rsidRDefault="0064238C" w:rsidP="0064238C">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Responsible for developing all the UI pages using </w:t>
      </w:r>
      <w:r w:rsidRPr="00332F2A">
        <w:rPr>
          <w:rFonts w:ascii="Times New Roman" w:hAnsi="Times New Roman" w:cs="Times New Roman"/>
          <w:b/>
          <w:color w:val="000000" w:themeColor="text1"/>
          <w:sz w:val="24"/>
          <w:szCs w:val="24"/>
        </w:rPr>
        <w:t>HTML</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DHTML</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DOM</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CSS</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JSON</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JavaScript</w:t>
      </w:r>
      <w:r w:rsidRPr="00332F2A">
        <w:rPr>
          <w:rFonts w:ascii="Times New Roman" w:hAnsi="Times New Roman" w:cs="Times New Roman"/>
          <w:color w:val="000000" w:themeColor="text1"/>
          <w:sz w:val="24"/>
          <w:szCs w:val="24"/>
        </w:rPr>
        <w:t>,</w:t>
      </w:r>
      <w:r w:rsidRPr="00332F2A">
        <w:rPr>
          <w:rFonts w:ascii="Times New Roman" w:hAnsi="Times New Roman" w:cs="Times New Roman"/>
          <w:b/>
          <w:color w:val="000000" w:themeColor="text1"/>
          <w:sz w:val="24"/>
          <w:szCs w:val="24"/>
        </w:rPr>
        <w:t xml:space="preserve"> jQuery,</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Ajax</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bootstrap.</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Involved in writing </w:t>
      </w:r>
      <w:r w:rsidRPr="00332F2A">
        <w:rPr>
          <w:rFonts w:ascii="Times New Roman" w:hAnsi="Times New Roman" w:cs="Times New Roman"/>
          <w:b/>
          <w:color w:val="000000" w:themeColor="text1"/>
          <w:sz w:val="24"/>
          <w:szCs w:val="24"/>
        </w:rPr>
        <w:t>XML</w:t>
      </w:r>
      <w:r w:rsidRPr="00332F2A">
        <w:rPr>
          <w:rFonts w:ascii="Times New Roman" w:hAnsi="Times New Roman" w:cs="Times New Roman"/>
          <w:color w:val="000000" w:themeColor="text1"/>
          <w:sz w:val="24"/>
          <w:szCs w:val="24"/>
        </w:rPr>
        <w:t xml:space="preserve"> validation classes using Struts validation framework.</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Designed the user interfaces using </w:t>
      </w:r>
      <w:r w:rsidRPr="00332F2A">
        <w:rPr>
          <w:rFonts w:ascii="Times New Roman" w:hAnsi="Times New Roman" w:cs="Times New Roman"/>
          <w:b/>
          <w:color w:val="000000" w:themeColor="text1"/>
          <w:sz w:val="24"/>
          <w:szCs w:val="24"/>
        </w:rPr>
        <w:t>JSPs, AJAX</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Struts Tags</w:t>
      </w:r>
      <w:r w:rsidRPr="00332F2A">
        <w:rPr>
          <w:rFonts w:ascii="Times New Roman" w:hAnsi="Times New Roman" w:cs="Times New Roman"/>
          <w:color w:val="000000" w:themeColor="text1"/>
          <w:sz w:val="24"/>
          <w:szCs w:val="24"/>
        </w:rPr>
        <w:t>.</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eastAsia="Times New Roman" w:hAnsi="Times New Roman" w:cs="Times New Roman"/>
          <w:color w:val="000000" w:themeColor="text1"/>
          <w:sz w:val="24"/>
          <w:szCs w:val="24"/>
          <w:shd w:val="clear" w:color="auto" w:fill="FFFFFF"/>
        </w:rPr>
        <w:t xml:space="preserve">Implemented complex back-end component to get the count in no time against large size MySQL database (about 4 crore rows) using Java </w:t>
      </w:r>
      <w:r w:rsidRPr="00332F2A">
        <w:rPr>
          <w:rFonts w:ascii="Times New Roman" w:eastAsia="Times New Roman" w:hAnsi="Times New Roman" w:cs="Times New Roman"/>
          <w:b/>
          <w:color w:val="000000" w:themeColor="text1"/>
          <w:sz w:val="24"/>
          <w:szCs w:val="24"/>
          <w:shd w:val="clear" w:color="auto" w:fill="FFFFFF"/>
        </w:rPr>
        <w:t>multi-threading.</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eastAsia="Times New Roman" w:hAnsi="Times New Roman" w:cs="Times New Roman"/>
          <w:color w:val="000000" w:themeColor="text1"/>
          <w:sz w:val="24"/>
          <w:szCs w:val="24"/>
          <w:shd w:val="clear" w:color="auto" w:fill="FFFFFF"/>
        </w:rPr>
        <w:t xml:space="preserve">Handled Java </w:t>
      </w:r>
      <w:r w:rsidRPr="00332F2A">
        <w:rPr>
          <w:rFonts w:ascii="Times New Roman" w:eastAsia="Times New Roman" w:hAnsi="Times New Roman" w:cs="Times New Roman"/>
          <w:b/>
          <w:color w:val="000000" w:themeColor="text1"/>
          <w:sz w:val="24"/>
          <w:szCs w:val="24"/>
          <w:shd w:val="clear" w:color="auto" w:fill="FFFFFF"/>
        </w:rPr>
        <w:t>multi-threading</w:t>
      </w:r>
      <w:r w:rsidRPr="00332F2A">
        <w:rPr>
          <w:rFonts w:ascii="Times New Roman" w:eastAsia="Times New Roman" w:hAnsi="Times New Roman" w:cs="Times New Roman"/>
          <w:color w:val="000000" w:themeColor="text1"/>
          <w:sz w:val="24"/>
          <w:szCs w:val="24"/>
          <w:shd w:val="clear" w:color="auto" w:fill="FFFFFF"/>
        </w:rPr>
        <w:t xml:space="preserve"> part in back-end component, one thread will be running for each user, which serves that user.</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shd w:val="clear" w:color="auto" w:fill="FFFFFF"/>
        </w:rPr>
        <w:t xml:space="preserve">Taken care of complete Java </w:t>
      </w:r>
      <w:r w:rsidRPr="00332F2A">
        <w:rPr>
          <w:rFonts w:ascii="Times New Roman" w:hAnsi="Times New Roman" w:cs="Times New Roman"/>
          <w:b/>
          <w:color w:val="000000" w:themeColor="text1"/>
          <w:sz w:val="24"/>
          <w:szCs w:val="24"/>
        </w:rPr>
        <w:t>multi-threading</w:t>
      </w:r>
      <w:r w:rsidRPr="00332F2A">
        <w:rPr>
          <w:rFonts w:ascii="Times New Roman" w:hAnsi="Times New Roman" w:cs="Times New Roman"/>
          <w:color w:val="000000" w:themeColor="text1"/>
          <w:sz w:val="24"/>
          <w:szCs w:val="24"/>
          <w:shd w:val="clear" w:color="auto" w:fill="FFFFFF"/>
        </w:rPr>
        <w:t xml:space="preserve"> part in back end components.</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shd w:val="clear" w:color="auto" w:fill="FFFFFF"/>
        </w:rPr>
        <w:t xml:space="preserve"> Taken care of </w:t>
      </w:r>
      <w:r w:rsidRPr="00332F2A">
        <w:rPr>
          <w:rFonts w:ascii="Times New Roman" w:hAnsi="Times New Roman" w:cs="Times New Roman"/>
          <w:b/>
          <w:color w:val="000000" w:themeColor="text1"/>
          <w:sz w:val="24"/>
          <w:szCs w:val="24"/>
        </w:rPr>
        <w:t>multi-threading</w:t>
      </w:r>
      <w:r w:rsidRPr="00332F2A">
        <w:rPr>
          <w:rFonts w:ascii="Times New Roman" w:hAnsi="Times New Roman" w:cs="Times New Roman"/>
          <w:color w:val="000000" w:themeColor="text1"/>
          <w:sz w:val="24"/>
          <w:szCs w:val="24"/>
          <w:shd w:val="clear" w:color="auto" w:fill="FFFFFF"/>
        </w:rPr>
        <w:t xml:space="preserve"> in back end java beans.</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Used </w:t>
      </w:r>
      <w:r w:rsidRPr="00332F2A">
        <w:rPr>
          <w:rFonts w:ascii="Times New Roman" w:hAnsi="Times New Roman" w:cs="Times New Roman"/>
          <w:b/>
          <w:color w:val="000000" w:themeColor="text1"/>
          <w:sz w:val="24"/>
          <w:szCs w:val="24"/>
        </w:rPr>
        <w:t>XML Web Services</w:t>
      </w:r>
      <w:r w:rsidRPr="00332F2A">
        <w:rPr>
          <w:rFonts w:ascii="Times New Roman" w:hAnsi="Times New Roman" w:cs="Times New Roman"/>
          <w:color w:val="000000" w:themeColor="text1"/>
          <w:sz w:val="24"/>
          <w:szCs w:val="24"/>
        </w:rPr>
        <w:t xml:space="preserve"> using </w:t>
      </w:r>
      <w:r w:rsidRPr="00332F2A">
        <w:rPr>
          <w:rFonts w:ascii="Times New Roman" w:hAnsi="Times New Roman" w:cs="Times New Roman"/>
          <w:b/>
          <w:color w:val="000000" w:themeColor="text1"/>
          <w:sz w:val="24"/>
          <w:szCs w:val="24"/>
        </w:rPr>
        <w:t xml:space="preserve">SOAP </w:t>
      </w:r>
      <w:r w:rsidRPr="00332F2A">
        <w:rPr>
          <w:rFonts w:ascii="Times New Roman" w:hAnsi="Times New Roman" w:cs="Times New Roman"/>
          <w:color w:val="000000" w:themeColor="text1"/>
          <w:sz w:val="24"/>
          <w:szCs w:val="24"/>
        </w:rPr>
        <w:t xml:space="preserve">to register agents using non-java application. </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Used </w:t>
      </w:r>
      <w:r w:rsidRPr="00332F2A">
        <w:rPr>
          <w:rFonts w:ascii="Times New Roman" w:hAnsi="Times New Roman" w:cs="Times New Roman"/>
          <w:b/>
          <w:color w:val="000000" w:themeColor="text1"/>
          <w:sz w:val="24"/>
          <w:szCs w:val="24"/>
        </w:rPr>
        <w:t>JMS</w:t>
      </w:r>
      <w:r w:rsidRPr="00332F2A">
        <w:rPr>
          <w:rFonts w:ascii="Times New Roman" w:hAnsi="Times New Roman" w:cs="Times New Roman"/>
          <w:color w:val="000000" w:themeColor="text1"/>
          <w:sz w:val="24"/>
          <w:szCs w:val="24"/>
        </w:rPr>
        <w:t xml:space="preserve"> for the asynchronous exchange of critical data and events among J2EE components. </w:t>
      </w:r>
      <w:r w:rsidRPr="00332F2A">
        <w:rPr>
          <w:rFonts w:ascii="Times New Roman" w:hAnsi="Times New Roman" w:cs="Times New Roman"/>
          <w:b/>
          <w:color w:val="000000" w:themeColor="text1"/>
          <w:sz w:val="24"/>
          <w:szCs w:val="24"/>
        </w:rPr>
        <w:t>Publisher-Subscriber</w:t>
      </w:r>
      <w:r w:rsidRPr="00332F2A">
        <w:rPr>
          <w:rFonts w:ascii="Times New Roman" w:hAnsi="Times New Roman" w:cs="Times New Roman"/>
          <w:color w:val="000000" w:themeColor="text1"/>
          <w:sz w:val="24"/>
          <w:szCs w:val="24"/>
        </w:rPr>
        <w:t xml:space="preserve"> method was used for data loading and </w:t>
      </w:r>
      <w:r w:rsidRPr="00332F2A">
        <w:rPr>
          <w:rFonts w:ascii="Times New Roman" w:hAnsi="Times New Roman" w:cs="Times New Roman"/>
          <w:b/>
          <w:color w:val="000000" w:themeColor="text1"/>
          <w:sz w:val="24"/>
          <w:szCs w:val="24"/>
        </w:rPr>
        <w:t>Point-To-Point</w:t>
      </w:r>
      <w:r w:rsidRPr="00332F2A">
        <w:rPr>
          <w:rFonts w:ascii="Times New Roman" w:hAnsi="Times New Roman" w:cs="Times New Roman"/>
          <w:color w:val="000000" w:themeColor="text1"/>
          <w:sz w:val="24"/>
          <w:szCs w:val="24"/>
        </w:rPr>
        <w:t xml:space="preserve"> method of </w:t>
      </w:r>
      <w:r w:rsidRPr="00332F2A">
        <w:rPr>
          <w:rFonts w:ascii="Times New Roman" w:hAnsi="Times New Roman" w:cs="Times New Roman"/>
          <w:b/>
          <w:color w:val="000000" w:themeColor="text1"/>
          <w:sz w:val="24"/>
          <w:szCs w:val="24"/>
        </w:rPr>
        <w:t>JMS</w:t>
      </w:r>
      <w:r w:rsidRPr="00332F2A">
        <w:rPr>
          <w:rFonts w:ascii="Times New Roman" w:hAnsi="Times New Roman" w:cs="Times New Roman"/>
          <w:color w:val="000000" w:themeColor="text1"/>
          <w:sz w:val="24"/>
          <w:szCs w:val="24"/>
        </w:rPr>
        <w:t xml:space="preserve"> was used for event processing.</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Used </w:t>
      </w:r>
      <w:r w:rsidRPr="00332F2A">
        <w:rPr>
          <w:rFonts w:ascii="Times New Roman" w:hAnsi="Times New Roman" w:cs="Times New Roman"/>
          <w:b/>
          <w:color w:val="000000" w:themeColor="text1"/>
          <w:sz w:val="24"/>
          <w:szCs w:val="24"/>
        </w:rPr>
        <w:t xml:space="preserve">RAD IDE </w:t>
      </w:r>
      <w:r w:rsidRPr="00332F2A">
        <w:rPr>
          <w:rFonts w:ascii="Times New Roman" w:hAnsi="Times New Roman" w:cs="Times New Roman"/>
          <w:color w:val="000000" w:themeColor="text1"/>
          <w:sz w:val="24"/>
          <w:szCs w:val="24"/>
        </w:rPr>
        <w:t xml:space="preserve">based on </w:t>
      </w:r>
      <w:r w:rsidRPr="00332F2A">
        <w:rPr>
          <w:rFonts w:ascii="Times New Roman" w:hAnsi="Times New Roman" w:cs="Times New Roman"/>
          <w:b/>
          <w:color w:val="000000" w:themeColor="text1"/>
          <w:sz w:val="24"/>
          <w:szCs w:val="24"/>
        </w:rPr>
        <w:t xml:space="preserve">Eclipse </w:t>
      </w:r>
      <w:r w:rsidRPr="00332F2A">
        <w:rPr>
          <w:rFonts w:ascii="Times New Roman" w:hAnsi="Times New Roman" w:cs="Times New Roman"/>
          <w:color w:val="000000" w:themeColor="text1"/>
          <w:sz w:val="24"/>
          <w:szCs w:val="24"/>
        </w:rPr>
        <w:t xml:space="preserve">for writing code for </w:t>
      </w:r>
      <w:r w:rsidRPr="00332F2A">
        <w:rPr>
          <w:rFonts w:ascii="Times New Roman" w:hAnsi="Times New Roman" w:cs="Times New Roman"/>
          <w:b/>
          <w:color w:val="000000" w:themeColor="text1"/>
          <w:sz w:val="24"/>
          <w:szCs w:val="24"/>
        </w:rPr>
        <w:t xml:space="preserve">JSP, Action Classes, Struts </w:t>
      </w:r>
      <w:r w:rsidRPr="00332F2A">
        <w:rPr>
          <w:rFonts w:ascii="Times New Roman" w:hAnsi="Times New Roman" w:cs="Times New Roman"/>
          <w:color w:val="000000" w:themeColor="text1"/>
          <w:sz w:val="24"/>
          <w:szCs w:val="24"/>
        </w:rPr>
        <w:t>and</w:t>
      </w:r>
      <w:r w:rsidRPr="00332F2A">
        <w:rPr>
          <w:rFonts w:ascii="Times New Roman" w:hAnsi="Times New Roman" w:cs="Times New Roman"/>
          <w:b/>
          <w:color w:val="000000" w:themeColor="text1"/>
          <w:sz w:val="24"/>
          <w:szCs w:val="24"/>
        </w:rPr>
        <w:t xml:space="preserve"> spring beans</w:t>
      </w:r>
      <w:r w:rsidRPr="00332F2A">
        <w:rPr>
          <w:rFonts w:ascii="Times New Roman" w:hAnsi="Times New Roman" w:cs="Times New Roman"/>
          <w:color w:val="000000" w:themeColor="text1"/>
          <w:sz w:val="24"/>
          <w:szCs w:val="24"/>
        </w:rPr>
        <w:t>.</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Involved in writing </w:t>
      </w:r>
      <w:r w:rsidRPr="00332F2A">
        <w:rPr>
          <w:rFonts w:ascii="Times New Roman" w:hAnsi="Times New Roman" w:cs="Times New Roman"/>
          <w:b/>
          <w:color w:val="000000" w:themeColor="text1"/>
          <w:sz w:val="24"/>
          <w:szCs w:val="24"/>
        </w:rPr>
        <w:t>DAO, DTO’s</w:t>
      </w:r>
      <w:r w:rsidRPr="00332F2A">
        <w:rPr>
          <w:rFonts w:ascii="Times New Roman" w:hAnsi="Times New Roman" w:cs="Times New Roman"/>
          <w:color w:val="000000" w:themeColor="text1"/>
          <w:sz w:val="24"/>
          <w:szCs w:val="24"/>
        </w:rPr>
        <w:t xml:space="preserve"> using Hibernate DAO Support.</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Implemented persistence layer using </w:t>
      </w:r>
      <w:r w:rsidRPr="00332F2A">
        <w:rPr>
          <w:rFonts w:ascii="Times New Roman" w:hAnsi="Times New Roman" w:cs="Times New Roman"/>
          <w:b/>
          <w:color w:val="000000" w:themeColor="text1"/>
          <w:sz w:val="24"/>
          <w:szCs w:val="24"/>
        </w:rPr>
        <w:t>Hibernate</w:t>
      </w:r>
      <w:r w:rsidRPr="00332F2A">
        <w:rPr>
          <w:rFonts w:ascii="Times New Roman" w:hAnsi="Times New Roman" w:cs="Times New Roman"/>
          <w:color w:val="000000" w:themeColor="text1"/>
          <w:sz w:val="24"/>
          <w:szCs w:val="24"/>
        </w:rPr>
        <w:t xml:space="preserve"> that uses the POJOs (which do not have the business processes) to represent the persistence database tuples. </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Used </w:t>
      </w:r>
      <w:r w:rsidRPr="00332F2A">
        <w:rPr>
          <w:rFonts w:ascii="Times New Roman" w:hAnsi="Times New Roman" w:cs="Times New Roman"/>
          <w:b/>
          <w:color w:val="000000" w:themeColor="text1"/>
          <w:sz w:val="24"/>
          <w:szCs w:val="24"/>
        </w:rPr>
        <w:t>IBM WebSphere</w:t>
      </w:r>
      <w:r w:rsidRPr="00332F2A">
        <w:rPr>
          <w:rFonts w:ascii="Times New Roman" w:hAnsi="Times New Roman" w:cs="Times New Roman"/>
          <w:color w:val="000000" w:themeColor="text1"/>
          <w:sz w:val="24"/>
          <w:szCs w:val="24"/>
        </w:rPr>
        <w:t xml:space="preserve"> Application Server to deploy the application.</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Developed </w:t>
      </w:r>
      <w:r w:rsidRPr="00332F2A">
        <w:rPr>
          <w:rFonts w:ascii="Times New Roman" w:hAnsi="Times New Roman" w:cs="Times New Roman"/>
          <w:b/>
          <w:color w:val="000000" w:themeColor="text1"/>
          <w:sz w:val="24"/>
          <w:szCs w:val="24"/>
        </w:rPr>
        <w:t>Junit test cases</w:t>
      </w:r>
      <w:r w:rsidRPr="00332F2A">
        <w:rPr>
          <w:rFonts w:ascii="Times New Roman" w:hAnsi="Times New Roman" w:cs="Times New Roman"/>
          <w:color w:val="000000" w:themeColor="text1"/>
          <w:sz w:val="24"/>
          <w:szCs w:val="24"/>
        </w:rPr>
        <w:t xml:space="preserve"> for DAO and Service Layer methods. </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Used </w:t>
      </w:r>
      <w:r w:rsidRPr="00332F2A">
        <w:rPr>
          <w:rFonts w:ascii="Times New Roman" w:hAnsi="Times New Roman" w:cs="Times New Roman"/>
          <w:b/>
          <w:color w:val="000000" w:themeColor="text1"/>
          <w:sz w:val="24"/>
          <w:szCs w:val="24"/>
        </w:rPr>
        <w:t xml:space="preserve">SVN </w:t>
      </w:r>
      <w:r w:rsidRPr="00332F2A">
        <w:rPr>
          <w:rFonts w:ascii="Times New Roman" w:hAnsi="Times New Roman" w:cs="Times New Roman"/>
          <w:color w:val="000000" w:themeColor="text1"/>
          <w:sz w:val="24"/>
          <w:szCs w:val="24"/>
        </w:rPr>
        <w:t>for version control of the application.</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Used </w:t>
      </w:r>
      <w:r w:rsidRPr="00332F2A">
        <w:rPr>
          <w:rFonts w:ascii="Times New Roman" w:hAnsi="Times New Roman" w:cs="Times New Roman"/>
          <w:b/>
          <w:color w:val="000000" w:themeColor="text1"/>
          <w:sz w:val="24"/>
          <w:szCs w:val="24"/>
        </w:rPr>
        <w:t>Log4J</w:t>
      </w:r>
      <w:r w:rsidRPr="00332F2A">
        <w:rPr>
          <w:rFonts w:ascii="Times New Roman" w:hAnsi="Times New Roman" w:cs="Times New Roman"/>
          <w:color w:val="000000" w:themeColor="text1"/>
          <w:sz w:val="24"/>
          <w:szCs w:val="24"/>
        </w:rPr>
        <w:t xml:space="preserve"> to capture the log that includes runtime exceptions.</w:t>
      </w:r>
    </w:p>
    <w:p w:rsidR="00B96124" w:rsidRPr="00332F2A" w:rsidRDefault="00B96124" w:rsidP="005F5990">
      <w:pPr>
        <w:numPr>
          <w:ilvl w:val="0"/>
          <w:numId w:val="6"/>
        </w:numPr>
        <w:tabs>
          <w:tab w:val="num" w:pos="-720"/>
          <w:tab w:val="num" w:pos="360"/>
        </w:tabs>
        <w:spacing w:after="0" w:line="240" w:lineRule="auto"/>
        <w:ind w:left="360"/>
        <w:jc w:val="both"/>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Developed the </w:t>
      </w:r>
      <w:r w:rsidRPr="00332F2A">
        <w:rPr>
          <w:rFonts w:ascii="Times New Roman" w:hAnsi="Times New Roman" w:cs="Times New Roman"/>
          <w:b/>
          <w:color w:val="000000" w:themeColor="text1"/>
          <w:sz w:val="24"/>
          <w:szCs w:val="24"/>
        </w:rPr>
        <w:t xml:space="preserve">ANT </w:t>
      </w:r>
      <w:r w:rsidRPr="00332F2A">
        <w:rPr>
          <w:rFonts w:ascii="Times New Roman" w:hAnsi="Times New Roman" w:cs="Times New Roman"/>
          <w:color w:val="000000" w:themeColor="text1"/>
          <w:sz w:val="24"/>
          <w:szCs w:val="24"/>
        </w:rPr>
        <w:t xml:space="preserve">scripts for preparing </w:t>
      </w:r>
      <w:r w:rsidRPr="00332F2A">
        <w:rPr>
          <w:rFonts w:ascii="Times New Roman" w:hAnsi="Times New Roman" w:cs="Times New Roman"/>
          <w:b/>
          <w:color w:val="000000" w:themeColor="text1"/>
          <w:sz w:val="24"/>
          <w:szCs w:val="24"/>
        </w:rPr>
        <w:t>WAR</w:t>
      </w:r>
      <w:r w:rsidRPr="00332F2A">
        <w:rPr>
          <w:rFonts w:ascii="Times New Roman" w:hAnsi="Times New Roman" w:cs="Times New Roman"/>
          <w:color w:val="000000" w:themeColor="text1"/>
          <w:sz w:val="24"/>
          <w:szCs w:val="24"/>
        </w:rPr>
        <w:t xml:space="preserve"> files used to deploy J2EE components.</w:t>
      </w:r>
    </w:p>
    <w:p w:rsidR="00B96124" w:rsidRPr="00332F2A" w:rsidRDefault="00B96124" w:rsidP="005F5990">
      <w:pPr>
        <w:tabs>
          <w:tab w:val="num" w:pos="1080"/>
        </w:tabs>
        <w:spacing w:after="0" w:line="240" w:lineRule="auto"/>
        <w:ind w:left="360"/>
        <w:jc w:val="both"/>
        <w:rPr>
          <w:rFonts w:ascii="Times New Roman" w:hAnsi="Times New Roman" w:cs="Times New Roman"/>
          <w:color w:val="000000" w:themeColor="text1"/>
          <w:sz w:val="24"/>
          <w:szCs w:val="24"/>
        </w:rPr>
      </w:pPr>
    </w:p>
    <w:p w:rsidR="00B96124" w:rsidRPr="00332F2A" w:rsidRDefault="00B96124" w:rsidP="005F5990">
      <w:pPr>
        <w:spacing w:after="0" w:line="240" w:lineRule="auto"/>
        <w:jc w:val="both"/>
        <w:rPr>
          <w:rFonts w:ascii="Times New Roman" w:eastAsia="Calibri" w:hAnsi="Times New Roman" w:cs="Times New Roman"/>
          <w:b/>
          <w:color w:val="000000" w:themeColor="text1"/>
          <w:sz w:val="24"/>
          <w:szCs w:val="24"/>
        </w:rPr>
      </w:pPr>
      <w:r w:rsidRPr="00332F2A">
        <w:rPr>
          <w:rFonts w:ascii="Times New Roman" w:eastAsia="Calibri" w:hAnsi="Times New Roman" w:cs="Times New Roman"/>
          <w:b/>
          <w:i/>
          <w:color w:val="000000" w:themeColor="text1"/>
          <w:sz w:val="24"/>
          <w:szCs w:val="24"/>
        </w:rPr>
        <w:t>Environment</w:t>
      </w:r>
      <w:r w:rsidRPr="00332F2A">
        <w:rPr>
          <w:rFonts w:ascii="Times New Roman" w:eastAsia="Calibri" w:hAnsi="Times New Roman" w:cs="Times New Roman"/>
          <w:b/>
          <w:color w:val="000000" w:themeColor="text1"/>
          <w:sz w:val="24"/>
          <w:szCs w:val="24"/>
        </w:rPr>
        <w:t xml:space="preserve">: </w:t>
      </w:r>
    </w:p>
    <w:p w:rsidR="00F920AC" w:rsidRPr="00332F2A" w:rsidRDefault="00B96124" w:rsidP="0064238C">
      <w:pPr>
        <w:spacing w:after="0" w:line="240" w:lineRule="auto"/>
        <w:jc w:val="both"/>
        <w:rPr>
          <w:rStyle w:val="mainheadprod1"/>
          <w:rFonts w:ascii="Times New Roman" w:hAnsi="Times New Roman" w:cs="Times New Roman"/>
          <w:color w:val="000000" w:themeColor="text1"/>
          <w:sz w:val="24"/>
          <w:szCs w:val="24"/>
        </w:rPr>
      </w:pPr>
      <w:r w:rsidRPr="00332F2A">
        <w:rPr>
          <w:rFonts w:ascii="Times New Roman" w:hAnsi="Times New Roman" w:cs="Times New Roman"/>
          <w:b/>
          <w:color w:val="000000" w:themeColor="text1"/>
          <w:sz w:val="24"/>
          <w:szCs w:val="24"/>
        </w:rPr>
        <w:t xml:space="preserve">Core Java, J2EE, JSP, Struts, Spring, </w:t>
      </w:r>
      <w:r w:rsidRPr="00332F2A">
        <w:rPr>
          <w:rStyle w:val="mainheadprod1"/>
          <w:rFonts w:ascii="Times New Roman" w:hAnsi="Times New Roman" w:cs="Times New Roman"/>
          <w:color w:val="000000" w:themeColor="text1"/>
          <w:sz w:val="24"/>
          <w:szCs w:val="24"/>
        </w:rPr>
        <w:t xml:space="preserve">OOAD, </w:t>
      </w:r>
      <w:r w:rsidRPr="00332F2A">
        <w:rPr>
          <w:rFonts w:ascii="Times New Roman" w:hAnsi="Times New Roman" w:cs="Times New Roman"/>
          <w:b/>
          <w:color w:val="000000" w:themeColor="text1"/>
          <w:sz w:val="24"/>
          <w:szCs w:val="24"/>
        </w:rPr>
        <w:t xml:space="preserve">Oracle 9i, HTML, </w:t>
      </w:r>
      <w:r w:rsidRPr="00332F2A">
        <w:rPr>
          <w:rStyle w:val="mainheadprod1"/>
          <w:rFonts w:ascii="Times New Roman" w:hAnsi="Times New Roman" w:cs="Times New Roman"/>
          <w:color w:val="000000" w:themeColor="text1"/>
          <w:sz w:val="24"/>
          <w:szCs w:val="24"/>
        </w:rPr>
        <w:t xml:space="preserve">EJB3, AJAX, JMS, XML, Design Patterns, </w:t>
      </w:r>
      <w:r w:rsidRPr="00332F2A">
        <w:rPr>
          <w:rFonts w:ascii="Times New Roman" w:hAnsi="Times New Roman" w:cs="Times New Roman"/>
          <w:b/>
          <w:color w:val="000000" w:themeColor="text1"/>
          <w:sz w:val="24"/>
          <w:szCs w:val="24"/>
        </w:rPr>
        <w:t xml:space="preserve">ANT, Rationale Rose, Multi- Threading, IBM RAD IDE, IBM WebSphere Application Server 6.1, Hibernate 3.0, LOG4J, SVN, TOAD, </w:t>
      </w:r>
      <w:r w:rsidRPr="00332F2A">
        <w:rPr>
          <w:rStyle w:val="mainheadprod1"/>
          <w:rFonts w:ascii="Times New Roman" w:hAnsi="Times New Roman" w:cs="Times New Roman"/>
          <w:color w:val="000000" w:themeColor="text1"/>
          <w:sz w:val="24"/>
          <w:szCs w:val="24"/>
        </w:rPr>
        <w:t>JUNIT, UML.</w:t>
      </w:r>
    </w:p>
    <w:p w:rsidR="001D2120" w:rsidRPr="00332F2A" w:rsidRDefault="001D2120" w:rsidP="001D2120">
      <w:pPr>
        <w:spacing w:after="0" w:line="240" w:lineRule="auto"/>
        <w:ind w:firstLine="720"/>
        <w:jc w:val="both"/>
        <w:rPr>
          <w:rStyle w:val="mainheadprod1"/>
          <w:rFonts w:ascii="Times New Roman" w:hAnsi="Times New Roman" w:cs="Times New Roman"/>
          <w:color w:val="000000" w:themeColor="text1"/>
          <w:sz w:val="24"/>
          <w:szCs w:val="24"/>
        </w:rPr>
      </w:pPr>
    </w:p>
    <w:p w:rsidR="00240541" w:rsidRPr="00332F2A" w:rsidRDefault="00240541" w:rsidP="005F5990">
      <w:pPr>
        <w:pStyle w:val="DefaultText"/>
        <w:jc w:val="both"/>
        <w:rPr>
          <w:b/>
          <w:bCs/>
          <w:color w:val="000000" w:themeColor="text1"/>
          <w:sz w:val="24"/>
          <w:szCs w:val="24"/>
        </w:rPr>
      </w:pPr>
    </w:p>
    <w:p w:rsidR="00B96124" w:rsidRPr="00332F2A" w:rsidRDefault="004E3312" w:rsidP="005F5990">
      <w:pPr>
        <w:spacing w:after="0" w:line="240" w:lineRule="auto"/>
        <w:contextualSpacing/>
        <w:rPr>
          <w:rFonts w:ascii="Times New Roman" w:hAnsi="Times New Roman" w:cs="Times New Roman"/>
          <w:b/>
          <w:bCs/>
          <w:i/>
          <w:color w:val="000000" w:themeColor="text1"/>
          <w:sz w:val="24"/>
          <w:szCs w:val="24"/>
        </w:rPr>
      </w:pPr>
      <w:r w:rsidRPr="00332F2A">
        <w:rPr>
          <w:rFonts w:ascii="Times New Roman" w:hAnsi="Times New Roman" w:cs="Times New Roman"/>
          <w:b/>
          <w:bCs/>
          <w:i/>
          <w:color w:val="000000" w:themeColor="text1"/>
          <w:sz w:val="24"/>
          <w:szCs w:val="24"/>
        </w:rPr>
        <w:t>JUL</w:t>
      </w:r>
      <w:r w:rsidR="00DF0678">
        <w:rPr>
          <w:rFonts w:ascii="Times New Roman" w:hAnsi="Times New Roman" w:cs="Times New Roman"/>
          <w:b/>
          <w:bCs/>
          <w:i/>
          <w:color w:val="000000" w:themeColor="text1"/>
          <w:sz w:val="24"/>
          <w:szCs w:val="24"/>
        </w:rPr>
        <w:t xml:space="preserve"> 10</w:t>
      </w:r>
      <w:r w:rsidR="00F3442D">
        <w:rPr>
          <w:rFonts w:ascii="Times New Roman" w:hAnsi="Times New Roman" w:cs="Times New Roman"/>
          <w:b/>
          <w:bCs/>
          <w:i/>
          <w:color w:val="000000" w:themeColor="text1"/>
          <w:sz w:val="24"/>
          <w:szCs w:val="24"/>
        </w:rPr>
        <w:t>– DEC</w:t>
      </w:r>
      <w:r w:rsidR="002C6E48" w:rsidRPr="00332F2A">
        <w:rPr>
          <w:rFonts w:ascii="Times New Roman" w:hAnsi="Times New Roman" w:cs="Times New Roman"/>
          <w:b/>
          <w:bCs/>
          <w:i/>
          <w:color w:val="000000" w:themeColor="text1"/>
          <w:sz w:val="24"/>
          <w:szCs w:val="24"/>
        </w:rPr>
        <w:t xml:space="preserve"> 13</w:t>
      </w:r>
      <w:r w:rsidR="00B96124" w:rsidRPr="00332F2A">
        <w:rPr>
          <w:rFonts w:ascii="Times New Roman" w:hAnsi="Times New Roman" w:cs="Times New Roman"/>
          <w:b/>
          <w:bCs/>
          <w:i/>
          <w:color w:val="000000" w:themeColor="text1"/>
          <w:sz w:val="24"/>
          <w:szCs w:val="24"/>
        </w:rPr>
        <w:t>_____________________________________________________________________</w:t>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r>
      <w:r w:rsidR="00B96124" w:rsidRPr="00332F2A">
        <w:rPr>
          <w:rFonts w:ascii="Times New Roman" w:hAnsi="Times New Roman" w:cs="Times New Roman"/>
          <w:b/>
          <w:bCs/>
          <w:i/>
          <w:color w:val="000000" w:themeColor="text1"/>
          <w:sz w:val="24"/>
          <w:szCs w:val="24"/>
        </w:rPr>
        <w:tab/>
        <w:t>Role- Java Developer</w:t>
      </w:r>
    </w:p>
    <w:p w:rsidR="00B96124" w:rsidRPr="00332F2A" w:rsidRDefault="00B96124" w:rsidP="002C6E48">
      <w:pPr>
        <w:widowControl w:val="0"/>
        <w:autoSpaceDE w:val="0"/>
        <w:autoSpaceDN w:val="0"/>
        <w:adjustRightInd w:val="0"/>
        <w:spacing w:after="0" w:line="240" w:lineRule="auto"/>
        <w:ind w:left="7200" w:firstLine="720"/>
        <w:rPr>
          <w:rFonts w:ascii="Times New Roman" w:hAnsi="Times New Roman" w:cs="Times New Roman"/>
          <w:b/>
          <w:i/>
          <w:color w:val="000000" w:themeColor="text1"/>
          <w:sz w:val="24"/>
          <w:szCs w:val="24"/>
        </w:rPr>
      </w:pPr>
      <w:r w:rsidRPr="00332F2A">
        <w:rPr>
          <w:rFonts w:ascii="Times New Roman" w:hAnsi="Times New Roman" w:cs="Times New Roman"/>
          <w:b/>
          <w:bCs/>
          <w:i/>
          <w:color w:val="000000" w:themeColor="text1"/>
          <w:sz w:val="24"/>
          <w:szCs w:val="24"/>
        </w:rPr>
        <w:t xml:space="preserve">Client- </w:t>
      </w:r>
      <w:r w:rsidR="00F920AC" w:rsidRPr="00332F2A">
        <w:rPr>
          <w:rFonts w:ascii="Times New Roman" w:hAnsi="Times New Roman" w:cs="Times New Roman"/>
          <w:b/>
          <w:i/>
          <w:color w:val="000000" w:themeColor="text1"/>
          <w:sz w:val="24"/>
          <w:szCs w:val="24"/>
        </w:rPr>
        <w:t>Infosys</w:t>
      </w:r>
      <w:r w:rsidRPr="00332F2A">
        <w:rPr>
          <w:rFonts w:ascii="Times New Roman" w:hAnsi="Times New Roman" w:cs="Times New Roman"/>
          <w:b/>
          <w:i/>
          <w:color w:val="000000" w:themeColor="text1"/>
          <w:sz w:val="24"/>
          <w:szCs w:val="24"/>
        </w:rPr>
        <w:t>, India</w:t>
      </w:r>
    </w:p>
    <w:p w:rsidR="00B96124" w:rsidRPr="00332F2A" w:rsidRDefault="00B96124" w:rsidP="005F5990">
      <w:pPr>
        <w:spacing w:after="0" w:line="240" w:lineRule="auto"/>
        <w:rPr>
          <w:rFonts w:ascii="Times New Roman" w:hAnsi="Times New Roman" w:cs="Times New Roman"/>
          <w:b/>
          <w:color w:val="000000" w:themeColor="text1"/>
          <w:sz w:val="24"/>
          <w:szCs w:val="24"/>
          <w:u w:val="single"/>
        </w:rPr>
      </w:pPr>
      <w:r w:rsidRPr="00332F2A">
        <w:rPr>
          <w:rFonts w:ascii="Times New Roman" w:hAnsi="Times New Roman" w:cs="Times New Roman"/>
          <w:b/>
          <w:i/>
          <w:color w:val="000000" w:themeColor="text1"/>
          <w:sz w:val="24"/>
          <w:szCs w:val="24"/>
          <w:u w:val="single"/>
        </w:rPr>
        <w:t>Responsibilities</w:t>
      </w:r>
      <w:r w:rsidRPr="00332F2A">
        <w:rPr>
          <w:rFonts w:ascii="Times New Roman" w:hAnsi="Times New Roman" w:cs="Times New Roman"/>
          <w:b/>
          <w:color w:val="000000" w:themeColor="text1"/>
          <w:sz w:val="24"/>
          <w:szCs w:val="24"/>
          <w:u w:val="single"/>
        </w:rPr>
        <w:t>:</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Involved in the </w:t>
      </w:r>
      <w:r w:rsidRPr="00332F2A">
        <w:rPr>
          <w:rFonts w:ascii="Times New Roman" w:hAnsi="Times New Roman" w:cs="Times New Roman"/>
          <w:b/>
          <w:bCs/>
          <w:color w:val="000000" w:themeColor="text1"/>
          <w:sz w:val="24"/>
          <w:szCs w:val="24"/>
        </w:rPr>
        <w:t xml:space="preserve">Requirements collection &amp; Analysis </w:t>
      </w:r>
      <w:r w:rsidRPr="00332F2A">
        <w:rPr>
          <w:rFonts w:ascii="Times New Roman" w:hAnsi="Times New Roman" w:cs="Times New Roman"/>
          <w:bCs/>
          <w:color w:val="000000" w:themeColor="text1"/>
          <w:sz w:val="24"/>
          <w:szCs w:val="24"/>
        </w:rPr>
        <w:t>from the business team</w:t>
      </w:r>
      <w:r w:rsidRPr="00332F2A">
        <w:rPr>
          <w:rFonts w:ascii="Times New Roman" w:hAnsi="Times New Roman" w:cs="Times New Roman"/>
          <w:color w:val="000000" w:themeColor="text1"/>
          <w:sz w:val="24"/>
          <w:szCs w:val="24"/>
        </w:rPr>
        <w:t xml:space="preserve">. </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b/>
          <w:bCs/>
          <w:color w:val="000000" w:themeColor="text1"/>
          <w:sz w:val="24"/>
          <w:szCs w:val="24"/>
        </w:rPr>
      </w:pPr>
      <w:r w:rsidRPr="00332F2A">
        <w:rPr>
          <w:rFonts w:ascii="Times New Roman" w:hAnsi="Times New Roman" w:cs="Times New Roman"/>
          <w:color w:val="000000" w:themeColor="text1"/>
          <w:sz w:val="24"/>
          <w:szCs w:val="24"/>
        </w:rPr>
        <w:t xml:space="preserve">Created the design documents with </w:t>
      </w:r>
      <w:r w:rsidRPr="00332F2A">
        <w:rPr>
          <w:rFonts w:ascii="Times New Roman" w:hAnsi="Times New Roman" w:cs="Times New Roman"/>
          <w:b/>
          <w:color w:val="000000" w:themeColor="text1"/>
          <w:sz w:val="24"/>
          <w:szCs w:val="24"/>
        </w:rPr>
        <w:t>use</w:t>
      </w:r>
      <w:r w:rsidRPr="00332F2A">
        <w:rPr>
          <w:rFonts w:ascii="Times New Roman" w:hAnsi="Times New Roman" w:cs="Times New Roman"/>
          <w:b/>
          <w:bCs/>
          <w:color w:val="000000" w:themeColor="text1"/>
          <w:sz w:val="24"/>
          <w:szCs w:val="24"/>
        </w:rPr>
        <w:t xml:space="preserve"> case diagram, class diagrams, and sequence diagrams </w:t>
      </w:r>
      <w:r w:rsidRPr="00332F2A">
        <w:rPr>
          <w:rFonts w:ascii="Times New Roman" w:hAnsi="Times New Roman" w:cs="Times New Roman"/>
          <w:bCs/>
          <w:color w:val="000000" w:themeColor="text1"/>
          <w:sz w:val="24"/>
          <w:szCs w:val="24"/>
        </w:rPr>
        <w:t>using</w:t>
      </w:r>
      <w:r w:rsidRPr="00332F2A">
        <w:rPr>
          <w:rFonts w:ascii="Times New Roman" w:hAnsi="Times New Roman" w:cs="Times New Roman"/>
          <w:b/>
          <w:bCs/>
          <w:color w:val="000000" w:themeColor="text1"/>
          <w:sz w:val="24"/>
          <w:szCs w:val="24"/>
        </w:rPr>
        <w:t xml:space="preserve"> Rational Rose.</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Implemented the MVC architecture using Apache </w:t>
      </w:r>
      <w:r w:rsidRPr="00332F2A">
        <w:rPr>
          <w:rFonts w:ascii="Times New Roman" w:hAnsi="Times New Roman" w:cs="Times New Roman"/>
          <w:b/>
          <w:bCs/>
          <w:color w:val="000000" w:themeColor="text1"/>
          <w:sz w:val="24"/>
          <w:szCs w:val="24"/>
        </w:rPr>
        <w:t>Struts1.2</w:t>
      </w:r>
      <w:r w:rsidRPr="00332F2A">
        <w:rPr>
          <w:rFonts w:ascii="Times New Roman" w:hAnsi="Times New Roman" w:cs="Times New Roman"/>
          <w:color w:val="000000" w:themeColor="text1"/>
          <w:sz w:val="24"/>
          <w:szCs w:val="24"/>
        </w:rPr>
        <w:t xml:space="preserve"> Framework.</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Implemented </w:t>
      </w:r>
      <w:r w:rsidRPr="00332F2A">
        <w:rPr>
          <w:rFonts w:ascii="Times New Roman" w:hAnsi="Times New Roman" w:cs="Times New Roman"/>
          <w:b/>
          <w:bCs/>
          <w:color w:val="000000" w:themeColor="text1"/>
          <w:sz w:val="24"/>
          <w:szCs w:val="24"/>
        </w:rPr>
        <w:t>Action Classes</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bCs/>
          <w:color w:val="000000" w:themeColor="text1"/>
          <w:sz w:val="24"/>
          <w:szCs w:val="24"/>
        </w:rPr>
        <w:t>server side validations</w:t>
      </w:r>
      <w:r w:rsidRPr="00332F2A">
        <w:rPr>
          <w:rFonts w:ascii="Times New Roman" w:hAnsi="Times New Roman" w:cs="Times New Roman"/>
          <w:color w:val="000000" w:themeColor="text1"/>
          <w:sz w:val="24"/>
          <w:szCs w:val="24"/>
        </w:rPr>
        <w:t xml:space="preserve"> for account activity, payment history and Transactions.</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Implemented views using </w:t>
      </w:r>
      <w:r w:rsidRPr="00332F2A">
        <w:rPr>
          <w:rFonts w:ascii="Times New Roman" w:hAnsi="Times New Roman" w:cs="Times New Roman"/>
          <w:b/>
          <w:bCs/>
          <w:color w:val="000000" w:themeColor="text1"/>
          <w:sz w:val="24"/>
          <w:szCs w:val="24"/>
        </w:rPr>
        <w:t xml:space="preserve">Struts tags, JSTL2.0 </w:t>
      </w:r>
      <w:r w:rsidRPr="00332F2A">
        <w:rPr>
          <w:rFonts w:ascii="Times New Roman" w:hAnsi="Times New Roman" w:cs="Times New Roman"/>
          <w:color w:val="000000" w:themeColor="text1"/>
          <w:sz w:val="24"/>
          <w:szCs w:val="24"/>
        </w:rPr>
        <w:t xml:space="preserve">and </w:t>
      </w:r>
      <w:r w:rsidRPr="00332F2A">
        <w:rPr>
          <w:rFonts w:ascii="Times New Roman" w:hAnsi="Times New Roman" w:cs="Times New Roman"/>
          <w:b/>
          <w:bCs/>
          <w:color w:val="000000" w:themeColor="text1"/>
          <w:sz w:val="24"/>
          <w:szCs w:val="24"/>
        </w:rPr>
        <w:t>Expression Language</w:t>
      </w:r>
      <w:r w:rsidRPr="00332F2A">
        <w:rPr>
          <w:rFonts w:ascii="Times New Roman" w:hAnsi="Times New Roman" w:cs="Times New Roman"/>
          <w:color w:val="000000" w:themeColor="text1"/>
          <w:sz w:val="24"/>
          <w:szCs w:val="24"/>
        </w:rPr>
        <w:t>.</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Implemented </w:t>
      </w:r>
      <w:r w:rsidRPr="00332F2A">
        <w:rPr>
          <w:rFonts w:ascii="Times New Roman" w:hAnsi="Times New Roman" w:cs="Times New Roman"/>
          <w:b/>
          <w:bCs/>
          <w:color w:val="000000" w:themeColor="text1"/>
          <w:sz w:val="24"/>
          <w:szCs w:val="24"/>
        </w:rPr>
        <w:t>Tiles Framework</w:t>
      </w:r>
      <w:r w:rsidRPr="00332F2A">
        <w:rPr>
          <w:rFonts w:ascii="Times New Roman" w:hAnsi="Times New Roman" w:cs="Times New Roman"/>
          <w:color w:val="000000" w:themeColor="text1"/>
          <w:sz w:val="24"/>
          <w:szCs w:val="24"/>
        </w:rPr>
        <w:t xml:space="preserve"> for</w:t>
      </w:r>
      <w:r w:rsidRPr="00332F2A">
        <w:rPr>
          <w:rFonts w:ascii="Times New Roman" w:hAnsi="Times New Roman" w:cs="Times New Roman"/>
          <w:bCs/>
          <w:color w:val="000000" w:themeColor="text1"/>
          <w:sz w:val="24"/>
          <w:szCs w:val="24"/>
        </w:rPr>
        <w:t xml:space="preserve"> the </w:t>
      </w:r>
      <w:r w:rsidRPr="00332F2A">
        <w:rPr>
          <w:rFonts w:ascii="Times New Roman" w:hAnsi="Times New Roman" w:cs="Times New Roman"/>
          <w:b/>
          <w:bCs/>
          <w:color w:val="000000" w:themeColor="text1"/>
          <w:sz w:val="24"/>
          <w:szCs w:val="24"/>
        </w:rPr>
        <w:t>views layout</w:t>
      </w:r>
      <w:r w:rsidRPr="00332F2A">
        <w:rPr>
          <w:rFonts w:ascii="Times New Roman" w:hAnsi="Times New Roman" w:cs="Times New Roman"/>
          <w:color w:val="000000" w:themeColor="text1"/>
          <w:sz w:val="24"/>
          <w:szCs w:val="24"/>
        </w:rPr>
        <w:t xml:space="preserve">. </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Implemented </w:t>
      </w:r>
      <w:r w:rsidRPr="00332F2A">
        <w:rPr>
          <w:rFonts w:ascii="Times New Roman" w:hAnsi="Times New Roman" w:cs="Times New Roman"/>
          <w:b/>
          <w:bCs/>
          <w:color w:val="000000" w:themeColor="text1"/>
          <w:sz w:val="24"/>
          <w:szCs w:val="24"/>
        </w:rPr>
        <w:t>session beans</w:t>
      </w:r>
      <w:r w:rsidRPr="00332F2A">
        <w:rPr>
          <w:rFonts w:ascii="Times New Roman" w:hAnsi="Times New Roman" w:cs="Times New Roman"/>
          <w:color w:val="000000" w:themeColor="text1"/>
          <w:sz w:val="24"/>
          <w:szCs w:val="24"/>
        </w:rPr>
        <w:t xml:space="preserve"> to handle </w:t>
      </w:r>
      <w:r w:rsidRPr="00332F2A">
        <w:rPr>
          <w:rFonts w:ascii="Times New Roman" w:hAnsi="Times New Roman" w:cs="Times New Roman"/>
          <w:b/>
          <w:bCs/>
          <w:color w:val="000000" w:themeColor="text1"/>
          <w:sz w:val="24"/>
          <w:szCs w:val="24"/>
        </w:rPr>
        <w:t>business logic</w:t>
      </w:r>
      <w:r w:rsidRPr="00332F2A">
        <w:rPr>
          <w:rFonts w:ascii="Times New Roman" w:hAnsi="Times New Roman" w:cs="Times New Roman"/>
          <w:color w:val="000000" w:themeColor="text1"/>
          <w:sz w:val="24"/>
          <w:szCs w:val="24"/>
        </w:rPr>
        <w:t xml:space="preserve"> for fund transfer, loan, credit card &amp; fixed deposit modules.</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Worked with various java patterns such as </w:t>
      </w:r>
      <w:r w:rsidRPr="00332F2A">
        <w:rPr>
          <w:rFonts w:ascii="Times New Roman" w:hAnsi="Times New Roman" w:cs="Times New Roman"/>
          <w:b/>
          <w:bCs/>
          <w:color w:val="000000" w:themeColor="text1"/>
          <w:sz w:val="24"/>
          <w:szCs w:val="24"/>
        </w:rPr>
        <w:t xml:space="preserve">Service Locater </w:t>
      </w:r>
      <w:r w:rsidRPr="00332F2A">
        <w:rPr>
          <w:rFonts w:ascii="Times New Roman" w:hAnsi="Times New Roman" w:cs="Times New Roman"/>
          <w:color w:val="000000" w:themeColor="text1"/>
          <w:sz w:val="24"/>
          <w:szCs w:val="24"/>
        </w:rPr>
        <w:t xml:space="preserve">and </w:t>
      </w:r>
      <w:r w:rsidRPr="00332F2A">
        <w:rPr>
          <w:rFonts w:ascii="Times New Roman" w:hAnsi="Times New Roman" w:cs="Times New Roman"/>
          <w:b/>
          <w:color w:val="000000" w:themeColor="text1"/>
          <w:sz w:val="24"/>
          <w:szCs w:val="24"/>
        </w:rPr>
        <w:t>Factory Pattern</w:t>
      </w:r>
      <w:r w:rsidRPr="00332F2A">
        <w:rPr>
          <w:rFonts w:ascii="Times New Roman" w:hAnsi="Times New Roman" w:cs="Times New Roman"/>
          <w:color w:val="000000" w:themeColor="text1"/>
          <w:sz w:val="24"/>
          <w:szCs w:val="24"/>
        </w:rPr>
        <w:t xml:space="preserve"> at the business </w:t>
      </w:r>
      <w:r w:rsidRPr="00332F2A">
        <w:rPr>
          <w:rFonts w:ascii="Times New Roman" w:hAnsi="Times New Roman" w:cs="Times New Roman"/>
          <w:color w:val="000000" w:themeColor="text1"/>
          <w:sz w:val="24"/>
          <w:szCs w:val="24"/>
        </w:rPr>
        <w:lastRenderedPageBreak/>
        <w:t>layer for effective object behaviors.</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Worked on the </w:t>
      </w:r>
      <w:r w:rsidRPr="00332F2A">
        <w:rPr>
          <w:rFonts w:ascii="Times New Roman" w:hAnsi="Times New Roman" w:cs="Times New Roman"/>
          <w:b/>
          <w:color w:val="000000" w:themeColor="text1"/>
          <w:sz w:val="24"/>
          <w:szCs w:val="24"/>
        </w:rPr>
        <w:t>JAVA Collections</w:t>
      </w:r>
      <w:r w:rsidRPr="00332F2A">
        <w:rPr>
          <w:rFonts w:ascii="Times New Roman" w:hAnsi="Times New Roman" w:cs="Times New Roman"/>
          <w:color w:val="000000" w:themeColor="text1"/>
          <w:sz w:val="24"/>
          <w:szCs w:val="24"/>
        </w:rPr>
        <w:t xml:space="preserve"> API for handling the data objects between the business layers and the front end. </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Worked with </w:t>
      </w:r>
      <w:r w:rsidRPr="00332F2A">
        <w:rPr>
          <w:rFonts w:ascii="Times New Roman" w:hAnsi="Times New Roman" w:cs="Times New Roman"/>
          <w:b/>
          <w:bCs/>
          <w:color w:val="000000" w:themeColor="text1"/>
          <w:sz w:val="24"/>
          <w:szCs w:val="24"/>
        </w:rPr>
        <w:t>JAXB</w:t>
      </w:r>
      <w:r w:rsidRPr="00332F2A">
        <w:rPr>
          <w:rFonts w:ascii="Times New Roman" w:hAnsi="Times New Roman" w:cs="Times New Roman"/>
          <w:color w:val="000000" w:themeColor="text1"/>
          <w:sz w:val="24"/>
          <w:szCs w:val="24"/>
        </w:rPr>
        <w:t>,</w:t>
      </w:r>
      <w:r w:rsidRPr="00332F2A">
        <w:rPr>
          <w:rFonts w:ascii="Times New Roman" w:hAnsi="Times New Roman" w:cs="Times New Roman"/>
          <w:b/>
          <w:bCs/>
          <w:color w:val="000000" w:themeColor="text1"/>
          <w:sz w:val="24"/>
          <w:szCs w:val="24"/>
        </w:rPr>
        <w:t xml:space="preserve"> SAXP</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bCs/>
          <w:color w:val="000000" w:themeColor="text1"/>
          <w:sz w:val="24"/>
          <w:szCs w:val="24"/>
        </w:rPr>
        <w:t xml:space="preserve">XML Schema </w:t>
      </w:r>
      <w:r w:rsidRPr="00332F2A">
        <w:rPr>
          <w:rFonts w:ascii="Times New Roman" w:hAnsi="Times New Roman" w:cs="Times New Roman"/>
          <w:color w:val="000000" w:themeColor="text1"/>
          <w:sz w:val="24"/>
          <w:szCs w:val="24"/>
        </w:rPr>
        <w:t xml:space="preserve">for exporting data into XML format and importing data from XML format to data base and </w:t>
      </w:r>
      <w:r w:rsidRPr="00332F2A">
        <w:rPr>
          <w:rFonts w:ascii="Times New Roman" w:hAnsi="Times New Roman" w:cs="Times New Roman"/>
          <w:b/>
          <w:color w:val="000000" w:themeColor="text1"/>
          <w:sz w:val="24"/>
          <w:szCs w:val="24"/>
        </w:rPr>
        <w:t>JAXB</w:t>
      </w:r>
      <w:r w:rsidRPr="00332F2A">
        <w:rPr>
          <w:rFonts w:ascii="Times New Roman" w:hAnsi="Times New Roman" w:cs="Times New Roman"/>
          <w:color w:val="000000" w:themeColor="text1"/>
          <w:sz w:val="24"/>
          <w:szCs w:val="24"/>
        </w:rPr>
        <w:t xml:space="preserve"> in the web service's request response data marshalling as well as marshaling process. </w:t>
      </w:r>
    </w:p>
    <w:p w:rsidR="00B96124" w:rsidRPr="00332F2A" w:rsidRDefault="00B96124" w:rsidP="005F5990">
      <w:pPr>
        <w:numPr>
          <w:ilvl w:val="0"/>
          <w:numId w:val="11"/>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bCs/>
          <w:color w:val="000000" w:themeColor="text1"/>
          <w:sz w:val="24"/>
          <w:szCs w:val="24"/>
        </w:rPr>
        <w:t xml:space="preserve">Implemented the </w:t>
      </w:r>
      <w:r w:rsidRPr="00332F2A">
        <w:rPr>
          <w:rFonts w:ascii="Times New Roman" w:hAnsi="Times New Roman" w:cs="Times New Roman"/>
          <w:b/>
          <w:bCs/>
          <w:color w:val="000000" w:themeColor="text1"/>
          <w:sz w:val="24"/>
          <w:szCs w:val="24"/>
        </w:rPr>
        <w:t>web services</w:t>
      </w:r>
      <w:r w:rsidRPr="00332F2A">
        <w:rPr>
          <w:rFonts w:ascii="Times New Roman" w:hAnsi="Times New Roman" w:cs="Times New Roman"/>
          <w:bCs/>
          <w:color w:val="000000" w:themeColor="text1"/>
          <w:sz w:val="24"/>
          <w:szCs w:val="24"/>
        </w:rPr>
        <w:t xml:space="preserve"> client to consume the third-party service API </w:t>
      </w:r>
      <w:r w:rsidRPr="00332F2A">
        <w:rPr>
          <w:rFonts w:ascii="Times New Roman" w:hAnsi="Times New Roman" w:cs="Times New Roman"/>
          <w:color w:val="000000" w:themeColor="text1"/>
          <w:sz w:val="24"/>
          <w:szCs w:val="24"/>
        </w:rPr>
        <w:t xml:space="preserve">for validating credit cards. Used </w:t>
      </w:r>
      <w:r w:rsidRPr="00332F2A">
        <w:rPr>
          <w:rFonts w:ascii="Times New Roman" w:hAnsi="Times New Roman" w:cs="Times New Roman"/>
          <w:b/>
          <w:color w:val="000000" w:themeColor="text1"/>
          <w:sz w:val="24"/>
          <w:szCs w:val="24"/>
        </w:rPr>
        <w:t>XMLWeb Services</w:t>
      </w:r>
      <w:r w:rsidRPr="00332F2A">
        <w:rPr>
          <w:rFonts w:ascii="Times New Roman" w:hAnsi="Times New Roman" w:cs="Times New Roman"/>
          <w:color w:val="000000" w:themeColor="text1"/>
          <w:sz w:val="24"/>
          <w:szCs w:val="24"/>
        </w:rPr>
        <w:t xml:space="preserve"> using </w:t>
      </w:r>
      <w:r w:rsidRPr="00332F2A">
        <w:rPr>
          <w:rFonts w:ascii="Times New Roman" w:hAnsi="Times New Roman" w:cs="Times New Roman"/>
          <w:b/>
          <w:color w:val="000000" w:themeColor="text1"/>
          <w:sz w:val="24"/>
          <w:szCs w:val="24"/>
        </w:rPr>
        <w:t>SOAP</w:t>
      </w:r>
      <w:r w:rsidRPr="00332F2A">
        <w:rPr>
          <w:rFonts w:ascii="Times New Roman" w:hAnsi="Times New Roman" w:cs="Times New Roman"/>
          <w:color w:val="000000" w:themeColor="text1"/>
          <w:sz w:val="24"/>
          <w:szCs w:val="24"/>
        </w:rPr>
        <w:t xml:space="preserve"> to transfer the amount to transfer application that is remote and global to different financial institutions.</w:t>
      </w:r>
    </w:p>
    <w:p w:rsidR="00C66026" w:rsidRPr="00332F2A" w:rsidRDefault="00C66026" w:rsidP="00C66026">
      <w:pPr>
        <w:numPr>
          <w:ilvl w:val="0"/>
          <w:numId w:val="11"/>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Designed the front-end applications, user interactive (UI) web pages using web technologies like </w:t>
      </w:r>
      <w:r w:rsidRPr="00332F2A">
        <w:rPr>
          <w:rFonts w:ascii="Times New Roman" w:hAnsi="Times New Roman" w:cs="Times New Roman"/>
          <w:b/>
          <w:color w:val="000000" w:themeColor="text1"/>
          <w:sz w:val="24"/>
          <w:szCs w:val="24"/>
        </w:rPr>
        <w:t>HTML,</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XHTML</w:t>
      </w:r>
      <w:r w:rsidRPr="00332F2A">
        <w:rPr>
          <w:rFonts w:ascii="Times New Roman" w:hAnsi="Times New Roman" w:cs="Times New Roman"/>
          <w:color w:val="000000" w:themeColor="text1"/>
          <w:sz w:val="24"/>
          <w:szCs w:val="24"/>
        </w:rPr>
        <w:t xml:space="preserve">, and </w:t>
      </w:r>
      <w:r w:rsidRPr="00332F2A">
        <w:rPr>
          <w:rFonts w:ascii="Times New Roman" w:hAnsi="Times New Roman" w:cs="Times New Roman"/>
          <w:b/>
          <w:color w:val="000000" w:themeColor="text1"/>
          <w:sz w:val="24"/>
          <w:szCs w:val="24"/>
        </w:rPr>
        <w:t>CSS.</w:t>
      </w:r>
    </w:p>
    <w:p w:rsidR="00C66026" w:rsidRPr="00332F2A" w:rsidRDefault="00C66026" w:rsidP="00C66026">
      <w:pPr>
        <w:numPr>
          <w:ilvl w:val="0"/>
          <w:numId w:val="11"/>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Using advanced level of </w:t>
      </w:r>
      <w:r w:rsidRPr="00332F2A">
        <w:rPr>
          <w:rFonts w:ascii="Times New Roman" w:hAnsi="Times New Roman" w:cs="Times New Roman"/>
          <w:b/>
          <w:color w:val="000000" w:themeColor="text1"/>
          <w:sz w:val="24"/>
          <w:szCs w:val="24"/>
        </w:rPr>
        <w:t>jQuery, AJAX</w:t>
      </w:r>
      <w:r w:rsidRPr="00332F2A">
        <w:rPr>
          <w:rFonts w:ascii="Times New Roman" w:hAnsi="Times New Roman" w:cs="Times New Roman"/>
          <w:color w:val="000000" w:themeColor="text1"/>
          <w:sz w:val="24"/>
          <w:szCs w:val="24"/>
        </w:rPr>
        <w:t xml:space="preserve">, </w:t>
      </w:r>
      <w:r w:rsidRPr="00332F2A">
        <w:rPr>
          <w:rFonts w:ascii="Times New Roman" w:hAnsi="Times New Roman" w:cs="Times New Roman"/>
          <w:b/>
          <w:color w:val="000000" w:themeColor="text1"/>
          <w:sz w:val="24"/>
          <w:szCs w:val="24"/>
        </w:rPr>
        <w:t>JavaScript</w:t>
      </w:r>
      <w:r w:rsidRPr="00332F2A">
        <w:rPr>
          <w:rFonts w:ascii="Times New Roman" w:hAnsi="Times New Roman" w:cs="Times New Roman"/>
          <w:color w:val="000000" w:themeColor="text1"/>
          <w:sz w:val="24"/>
          <w:szCs w:val="24"/>
        </w:rPr>
        <w:t>,</w:t>
      </w:r>
      <w:r w:rsidRPr="00332F2A">
        <w:rPr>
          <w:rFonts w:ascii="Times New Roman" w:hAnsi="Times New Roman" w:cs="Times New Roman"/>
          <w:b/>
          <w:color w:val="000000" w:themeColor="text1"/>
          <w:sz w:val="24"/>
          <w:szCs w:val="24"/>
        </w:rPr>
        <w:t xml:space="preserve"> CSS</w:t>
      </w:r>
      <w:r w:rsidRPr="00332F2A">
        <w:rPr>
          <w:rFonts w:ascii="Times New Roman" w:hAnsi="Times New Roman" w:cs="Times New Roman"/>
          <w:color w:val="000000" w:themeColor="text1"/>
          <w:sz w:val="24"/>
          <w:szCs w:val="24"/>
        </w:rPr>
        <w:t>.</w:t>
      </w:r>
    </w:p>
    <w:p w:rsidR="00B96124" w:rsidRPr="00332F2A" w:rsidRDefault="00B96124" w:rsidP="005F5990">
      <w:pPr>
        <w:numPr>
          <w:ilvl w:val="0"/>
          <w:numId w:val="11"/>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Used </w:t>
      </w:r>
      <w:r w:rsidRPr="00332F2A">
        <w:rPr>
          <w:rFonts w:ascii="Times New Roman" w:hAnsi="Times New Roman" w:cs="Times New Roman"/>
          <w:b/>
          <w:color w:val="000000" w:themeColor="text1"/>
          <w:sz w:val="24"/>
          <w:szCs w:val="24"/>
        </w:rPr>
        <w:t>Java Messaging Services (JMS)</w:t>
      </w:r>
      <w:r w:rsidRPr="00332F2A">
        <w:rPr>
          <w:rFonts w:ascii="Times New Roman" w:hAnsi="Times New Roman" w:cs="Times New Roman"/>
          <w:color w:val="000000" w:themeColor="text1"/>
          <w:sz w:val="24"/>
          <w:szCs w:val="24"/>
        </w:rPr>
        <w:t xml:space="preserve"> for reliable and asynchronous exchange of important information such as payment status report. </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b/>
          <w:bCs/>
          <w:color w:val="000000" w:themeColor="text1"/>
          <w:sz w:val="24"/>
          <w:szCs w:val="24"/>
        </w:rPr>
      </w:pPr>
      <w:r w:rsidRPr="00332F2A">
        <w:rPr>
          <w:rFonts w:ascii="Times New Roman" w:hAnsi="Times New Roman" w:cs="Times New Roman"/>
          <w:color w:val="000000" w:themeColor="text1"/>
          <w:sz w:val="24"/>
          <w:szCs w:val="24"/>
        </w:rPr>
        <w:t xml:space="preserve">Developed </w:t>
      </w:r>
      <w:r w:rsidRPr="00332F2A">
        <w:rPr>
          <w:rFonts w:ascii="Times New Roman" w:hAnsi="Times New Roman" w:cs="Times New Roman"/>
          <w:b/>
          <w:bCs/>
          <w:color w:val="000000" w:themeColor="text1"/>
          <w:sz w:val="24"/>
          <w:szCs w:val="24"/>
        </w:rPr>
        <w:t>Unit test cases</w:t>
      </w:r>
      <w:r w:rsidRPr="00332F2A">
        <w:rPr>
          <w:rFonts w:ascii="Times New Roman" w:hAnsi="Times New Roman" w:cs="Times New Roman"/>
          <w:color w:val="000000" w:themeColor="text1"/>
          <w:sz w:val="24"/>
          <w:szCs w:val="24"/>
        </w:rPr>
        <w:t xml:space="preserve"> using </w:t>
      </w:r>
      <w:r w:rsidRPr="00332F2A">
        <w:rPr>
          <w:rFonts w:ascii="Times New Roman" w:hAnsi="Times New Roman" w:cs="Times New Roman"/>
          <w:b/>
          <w:bCs/>
          <w:color w:val="000000" w:themeColor="text1"/>
          <w:sz w:val="24"/>
          <w:szCs w:val="24"/>
        </w:rPr>
        <w:t>JUnit.</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b/>
          <w:bCs/>
          <w:color w:val="000000" w:themeColor="text1"/>
          <w:sz w:val="24"/>
          <w:szCs w:val="24"/>
        </w:rPr>
      </w:pPr>
      <w:r w:rsidRPr="00332F2A">
        <w:rPr>
          <w:rFonts w:ascii="Times New Roman" w:hAnsi="Times New Roman" w:cs="Times New Roman"/>
          <w:color w:val="000000" w:themeColor="text1"/>
          <w:sz w:val="24"/>
          <w:szCs w:val="24"/>
        </w:rPr>
        <w:t xml:space="preserve">Developed </w:t>
      </w:r>
      <w:r w:rsidRPr="00332F2A">
        <w:rPr>
          <w:rFonts w:ascii="Times New Roman" w:hAnsi="Times New Roman" w:cs="Times New Roman"/>
          <w:b/>
          <w:bCs/>
          <w:color w:val="000000" w:themeColor="text1"/>
          <w:sz w:val="24"/>
          <w:szCs w:val="24"/>
        </w:rPr>
        <w:t>Ant scripts</w:t>
      </w:r>
      <w:r w:rsidRPr="00332F2A">
        <w:rPr>
          <w:rFonts w:ascii="Times New Roman" w:hAnsi="Times New Roman" w:cs="Times New Roman"/>
          <w:color w:val="000000" w:themeColor="text1"/>
          <w:sz w:val="24"/>
          <w:szCs w:val="24"/>
        </w:rPr>
        <w:t xml:space="preserve"> and developed builds using </w:t>
      </w:r>
      <w:r w:rsidRPr="00332F2A">
        <w:rPr>
          <w:rFonts w:ascii="Times New Roman" w:hAnsi="Times New Roman" w:cs="Times New Roman"/>
          <w:b/>
          <w:bCs/>
          <w:color w:val="000000" w:themeColor="text1"/>
          <w:sz w:val="24"/>
          <w:szCs w:val="24"/>
        </w:rPr>
        <w:t>Apache ANT.</w:t>
      </w:r>
    </w:p>
    <w:p w:rsidR="00B96124" w:rsidRPr="00332F2A" w:rsidRDefault="00B96124" w:rsidP="005F5990">
      <w:pPr>
        <w:numPr>
          <w:ilvl w:val="0"/>
          <w:numId w:val="12"/>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 xml:space="preserve">Used </w:t>
      </w:r>
      <w:r w:rsidRPr="00332F2A">
        <w:rPr>
          <w:rFonts w:ascii="Times New Roman" w:hAnsi="Times New Roman" w:cs="Times New Roman"/>
          <w:b/>
          <w:color w:val="000000" w:themeColor="text1"/>
          <w:sz w:val="24"/>
          <w:szCs w:val="24"/>
        </w:rPr>
        <w:t>Log4J</w:t>
      </w:r>
      <w:r w:rsidRPr="00332F2A">
        <w:rPr>
          <w:rFonts w:ascii="Times New Roman" w:hAnsi="Times New Roman" w:cs="Times New Roman"/>
          <w:color w:val="000000" w:themeColor="text1"/>
          <w:sz w:val="24"/>
          <w:szCs w:val="24"/>
        </w:rPr>
        <w:t xml:space="preserve"> to capture the log that includes runtime exceptions.</w:t>
      </w:r>
    </w:p>
    <w:p w:rsidR="00B96124" w:rsidRPr="00332F2A" w:rsidRDefault="00B96124" w:rsidP="005F5990">
      <w:pPr>
        <w:widowControl w:val="0"/>
        <w:numPr>
          <w:ilvl w:val="0"/>
          <w:numId w:val="10"/>
        </w:numPr>
        <w:tabs>
          <w:tab w:val="left" w:pos="900"/>
        </w:tabs>
        <w:suppressAutoHyphens/>
        <w:spacing w:after="0" w:line="240" w:lineRule="auto"/>
        <w:rPr>
          <w:rFonts w:ascii="Times New Roman" w:hAnsi="Times New Roman" w:cs="Times New Roman"/>
          <w:color w:val="000000" w:themeColor="text1"/>
          <w:sz w:val="24"/>
          <w:szCs w:val="24"/>
        </w:rPr>
      </w:pPr>
      <w:r w:rsidRPr="00332F2A">
        <w:rPr>
          <w:rFonts w:ascii="Times New Roman" w:hAnsi="Times New Roman" w:cs="Times New Roman"/>
          <w:color w:val="000000" w:themeColor="text1"/>
          <w:sz w:val="24"/>
          <w:szCs w:val="24"/>
        </w:rPr>
        <w:t>Used Clear</w:t>
      </w:r>
      <w:r w:rsidRPr="00332F2A">
        <w:rPr>
          <w:rFonts w:ascii="Times New Roman" w:hAnsi="Times New Roman" w:cs="Times New Roman"/>
          <w:b/>
          <w:bCs/>
          <w:color w:val="000000" w:themeColor="text1"/>
          <w:sz w:val="24"/>
          <w:szCs w:val="24"/>
        </w:rPr>
        <w:t xml:space="preserve"> Case</w:t>
      </w:r>
      <w:r w:rsidRPr="00332F2A">
        <w:rPr>
          <w:rFonts w:ascii="Times New Roman" w:hAnsi="Times New Roman" w:cs="Times New Roman"/>
          <w:color w:val="000000" w:themeColor="text1"/>
          <w:sz w:val="24"/>
          <w:szCs w:val="24"/>
        </w:rPr>
        <w:t xml:space="preserve"> for </w:t>
      </w:r>
      <w:r w:rsidRPr="00332F2A">
        <w:rPr>
          <w:rFonts w:ascii="Times New Roman" w:hAnsi="Times New Roman" w:cs="Times New Roman"/>
          <w:b/>
          <w:bCs/>
          <w:color w:val="000000" w:themeColor="text1"/>
          <w:sz w:val="24"/>
          <w:szCs w:val="24"/>
        </w:rPr>
        <w:t>source code maintenance</w:t>
      </w:r>
      <w:r w:rsidRPr="00332F2A">
        <w:rPr>
          <w:rFonts w:ascii="Times New Roman" w:hAnsi="Times New Roman" w:cs="Times New Roman"/>
          <w:color w:val="000000" w:themeColor="text1"/>
          <w:sz w:val="24"/>
          <w:szCs w:val="24"/>
        </w:rPr>
        <w:t>.</w:t>
      </w:r>
    </w:p>
    <w:p w:rsidR="00B96124" w:rsidRPr="00332F2A" w:rsidRDefault="00B96124" w:rsidP="005F5990">
      <w:pPr>
        <w:widowControl w:val="0"/>
        <w:tabs>
          <w:tab w:val="left" w:pos="900"/>
        </w:tabs>
        <w:suppressAutoHyphens/>
        <w:spacing w:after="0" w:line="240" w:lineRule="auto"/>
        <w:ind w:left="360"/>
        <w:rPr>
          <w:rFonts w:ascii="Times New Roman" w:hAnsi="Times New Roman" w:cs="Times New Roman"/>
          <w:b/>
          <w:color w:val="000000" w:themeColor="text1"/>
          <w:sz w:val="24"/>
          <w:szCs w:val="24"/>
        </w:rPr>
      </w:pPr>
    </w:p>
    <w:p w:rsidR="00B96124" w:rsidRPr="00332F2A" w:rsidRDefault="00B96124" w:rsidP="005F5990">
      <w:pPr>
        <w:widowControl w:val="0"/>
        <w:tabs>
          <w:tab w:val="left" w:pos="900"/>
        </w:tabs>
        <w:suppressAutoHyphens/>
        <w:spacing w:after="0" w:line="240" w:lineRule="auto"/>
        <w:ind w:left="360"/>
        <w:rPr>
          <w:rFonts w:ascii="Times New Roman" w:hAnsi="Times New Roman" w:cs="Times New Roman"/>
          <w:b/>
          <w:color w:val="000000" w:themeColor="text1"/>
          <w:sz w:val="24"/>
          <w:szCs w:val="24"/>
        </w:rPr>
      </w:pPr>
      <w:r w:rsidRPr="00332F2A">
        <w:rPr>
          <w:rFonts w:ascii="Times New Roman" w:hAnsi="Times New Roman" w:cs="Times New Roman"/>
          <w:b/>
          <w:i/>
          <w:color w:val="000000" w:themeColor="text1"/>
          <w:sz w:val="24"/>
          <w:szCs w:val="24"/>
        </w:rPr>
        <w:t>Environment</w:t>
      </w:r>
      <w:r w:rsidRPr="00332F2A">
        <w:rPr>
          <w:rFonts w:ascii="Times New Roman" w:hAnsi="Times New Roman" w:cs="Times New Roman"/>
          <w:b/>
          <w:color w:val="000000" w:themeColor="text1"/>
          <w:sz w:val="24"/>
          <w:szCs w:val="24"/>
        </w:rPr>
        <w:t xml:space="preserve">: </w:t>
      </w:r>
    </w:p>
    <w:p w:rsidR="00000685" w:rsidRPr="00332F2A" w:rsidRDefault="00B96124" w:rsidP="0031340D">
      <w:pPr>
        <w:widowControl w:val="0"/>
        <w:tabs>
          <w:tab w:val="left" w:pos="900"/>
        </w:tabs>
        <w:suppressAutoHyphens/>
        <w:spacing w:after="0" w:line="240" w:lineRule="auto"/>
        <w:ind w:left="360"/>
        <w:rPr>
          <w:rFonts w:ascii="Times New Roman" w:hAnsi="Times New Roman" w:cs="Times New Roman"/>
          <w:color w:val="000000" w:themeColor="text1"/>
          <w:sz w:val="24"/>
          <w:szCs w:val="24"/>
        </w:rPr>
      </w:pPr>
      <w:r w:rsidRPr="00332F2A">
        <w:rPr>
          <w:rFonts w:ascii="Times New Roman" w:hAnsi="Times New Roman" w:cs="Times New Roman"/>
          <w:b/>
          <w:color w:val="000000" w:themeColor="text1"/>
          <w:sz w:val="24"/>
          <w:szCs w:val="24"/>
        </w:rPr>
        <w:t>J2EE, Java, Struts, Tiles,</w:t>
      </w:r>
      <w:r w:rsidR="002C6E48" w:rsidRPr="00332F2A">
        <w:rPr>
          <w:rFonts w:ascii="Times New Roman" w:hAnsi="Times New Roman" w:cs="Times New Roman"/>
          <w:b/>
          <w:color w:val="000000" w:themeColor="text1"/>
          <w:sz w:val="24"/>
          <w:szCs w:val="24"/>
        </w:rPr>
        <w:t xml:space="preserve"> HTML,</w:t>
      </w:r>
      <w:r w:rsidR="002C6E48" w:rsidRPr="00332F2A">
        <w:rPr>
          <w:rFonts w:ascii="Times New Roman" w:hAnsi="Times New Roman" w:cs="Times New Roman"/>
          <w:color w:val="000000" w:themeColor="text1"/>
          <w:sz w:val="24"/>
          <w:szCs w:val="24"/>
        </w:rPr>
        <w:t xml:space="preserve"> </w:t>
      </w:r>
      <w:r w:rsidR="002C6E48" w:rsidRPr="00332F2A">
        <w:rPr>
          <w:rFonts w:ascii="Times New Roman" w:hAnsi="Times New Roman" w:cs="Times New Roman"/>
          <w:b/>
          <w:color w:val="000000" w:themeColor="text1"/>
          <w:sz w:val="24"/>
          <w:szCs w:val="24"/>
        </w:rPr>
        <w:t>XHTML, CSS,</w:t>
      </w:r>
      <w:r w:rsidRPr="00332F2A">
        <w:rPr>
          <w:rFonts w:ascii="Times New Roman" w:hAnsi="Times New Roman" w:cs="Times New Roman"/>
          <w:b/>
          <w:color w:val="000000" w:themeColor="text1"/>
          <w:sz w:val="24"/>
          <w:szCs w:val="24"/>
        </w:rPr>
        <w:t xml:space="preserve"> </w:t>
      </w:r>
      <w:r w:rsidR="002C6E48" w:rsidRPr="00332F2A">
        <w:rPr>
          <w:rFonts w:ascii="Times New Roman" w:hAnsi="Times New Roman" w:cs="Times New Roman"/>
          <w:b/>
          <w:color w:val="000000" w:themeColor="text1"/>
          <w:sz w:val="24"/>
          <w:szCs w:val="24"/>
        </w:rPr>
        <w:t>jQuery, AJAX</w:t>
      </w:r>
      <w:r w:rsidR="002C6E48" w:rsidRPr="00332F2A">
        <w:rPr>
          <w:rFonts w:ascii="Times New Roman" w:hAnsi="Times New Roman" w:cs="Times New Roman"/>
          <w:color w:val="000000" w:themeColor="text1"/>
          <w:sz w:val="24"/>
          <w:szCs w:val="24"/>
        </w:rPr>
        <w:t xml:space="preserve">, </w:t>
      </w:r>
      <w:r w:rsidR="002C6E48" w:rsidRPr="00332F2A">
        <w:rPr>
          <w:rFonts w:ascii="Times New Roman" w:hAnsi="Times New Roman" w:cs="Times New Roman"/>
          <w:b/>
          <w:color w:val="000000" w:themeColor="text1"/>
          <w:sz w:val="24"/>
          <w:szCs w:val="24"/>
        </w:rPr>
        <w:t>JavaScript</w:t>
      </w:r>
      <w:r w:rsidR="002C6E48" w:rsidRPr="00332F2A">
        <w:rPr>
          <w:rFonts w:ascii="Times New Roman" w:hAnsi="Times New Roman" w:cs="Times New Roman"/>
          <w:color w:val="000000" w:themeColor="text1"/>
          <w:sz w:val="24"/>
          <w:szCs w:val="24"/>
        </w:rPr>
        <w:t>,</w:t>
      </w:r>
      <w:r w:rsidR="002C6E48" w:rsidRPr="00332F2A">
        <w:rPr>
          <w:rFonts w:ascii="Times New Roman" w:hAnsi="Times New Roman" w:cs="Times New Roman"/>
          <w:b/>
          <w:color w:val="000000" w:themeColor="text1"/>
          <w:sz w:val="24"/>
          <w:szCs w:val="24"/>
        </w:rPr>
        <w:t xml:space="preserve"> </w:t>
      </w:r>
      <w:r w:rsidRPr="00332F2A">
        <w:rPr>
          <w:rFonts w:ascii="Times New Roman" w:hAnsi="Times New Roman" w:cs="Times New Roman"/>
          <w:b/>
          <w:color w:val="000000" w:themeColor="text1"/>
          <w:sz w:val="24"/>
          <w:szCs w:val="24"/>
        </w:rPr>
        <w:t xml:space="preserve">JSP, JNDI, Clear Case, SOAP, WSDL, UDDI, JAXB, JAXP, Schema (XST), EJB 2.0, ANT, JavaScript, JMS, Rational Rose, </w:t>
      </w:r>
      <w:r w:rsidR="0031340D" w:rsidRPr="00332F2A">
        <w:rPr>
          <w:rFonts w:ascii="Times New Roman" w:hAnsi="Times New Roman" w:cs="Times New Roman"/>
          <w:b/>
          <w:color w:val="000000" w:themeColor="text1"/>
          <w:sz w:val="24"/>
          <w:szCs w:val="24"/>
        </w:rPr>
        <w:t>WSAD, DB</w:t>
      </w:r>
      <w:r w:rsidRPr="00332F2A">
        <w:rPr>
          <w:rFonts w:ascii="Times New Roman" w:hAnsi="Times New Roman" w:cs="Times New Roman"/>
          <w:b/>
          <w:color w:val="000000" w:themeColor="text1"/>
          <w:sz w:val="24"/>
          <w:szCs w:val="24"/>
        </w:rPr>
        <w:t>2.</w:t>
      </w:r>
    </w:p>
    <w:sectPr w:rsidR="00000685" w:rsidRPr="00332F2A" w:rsidSect="00000685">
      <w:pgSz w:w="11900"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nsid w:val="0D5D483F"/>
    <w:multiLevelType w:val="hybridMultilevel"/>
    <w:tmpl w:val="B4F469E0"/>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0E6023F1"/>
    <w:multiLevelType w:val="hybridMultilevel"/>
    <w:tmpl w:val="F2FAE84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Aria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Arial"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Arial"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nsid w:val="287C6405"/>
    <w:multiLevelType w:val="multilevel"/>
    <w:tmpl w:val="AD1EF662"/>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6">
    <w:nsid w:val="295144D3"/>
    <w:multiLevelType w:val="hybridMultilevel"/>
    <w:tmpl w:val="068E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984F86"/>
    <w:multiLevelType w:val="hybridMultilevel"/>
    <w:tmpl w:val="36E0A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38C4A59"/>
    <w:multiLevelType w:val="hybridMultilevel"/>
    <w:tmpl w:val="05225F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45B74FEB"/>
    <w:multiLevelType w:val="hybridMultilevel"/>
    <w:tmpl w:val="865CE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EF83EFD"/>
    <w:multiLevelType w:val="multilevel"/>
    <w:tmpl w:val="762A9630"/>
    <w:lvl w:ilvl="0">
      <w:start w:val="1"/>
      <w:numFmt w:val="bullet"/>
      <w:lvlText w:val="●"/>
      <w:lvlJc w:val="left"/>
      <w:pPr>
        <w:ind w:left="360" w:firstLine="360"/>
      </w:pPr>
      <w:rPr>
        <w:rFonts w:ascii="Arial" w:eastAsia="Arial" w:hAnsi="Arial" w:cs="Arial"/>
        <w:vertAlign w:val="baseline"/>
      </w:rPr>
    </w:lvl>
    <w:lvl w:ilvl="1">
      <w:start w:val="1"/>
      <w:numFmt w:val="bullet"/>
      <w:lvlText w:val="o"/>
      <w:lvlJc w:val="left"/>
      <w:pPr>
        <w:ind w:left="1080" w:firstLine="1800"/>
      </w:pPr>
      <w:rPr>
        <w:rFonts w:ascii="Arial" w:eastAsia="Arial" w:hAnsi="Arial" w:cs="Arial"/>
        <w:vertAlign w:val="baseline"/>
      </w:rPr>
    </w:lvl>
    <w:lvl w:ilvl="2">
      <w:start w:val="1"/>
      <w:numFmt w:val="bullet"/>
      <w:lvlText w:val="▪"/>
      <w:lvlJc w:val="left"/>
      <w:pPr>
        <w:ind w:left="1800" w:firstLine="3240"/>
      </w:pPr>
      <w:rPr>
        <w:rFonts w:ascii="Arial" w:eastAsia="Arial" w:hAnsi="Arial" w:cs="Arial"/>
        <w:vertAlign w:val="baseline"/>
      </w:rPr>
    </w:lvl>
    <w:lvl w:ilvl="3">
      <w:start w:val="1"/>
      <w:numFmt w:val="bullet"/>
      <w:lvlText w:val="●"/>
      <w:lvlJc w:val="left"/>
      <w:pPr>
        <w:ind w:left="2520" w:firstLine="4680"/>
      </w:pPr>
      <w:rPr>
        <w:rFonts w:ascii="Arial" w:eastAsia="Arial" w:hAnsi="Arial" w:cs="Arial"/>
        <w:vertAlign w:val="baseline"/>
      </w:rPr>
    </w:lvl>
    <w:lvl w:ilvl="4">
      <w:start w:val="1"/>
      <w:numFmt w:val="bullet"/>
      <w:lvlText w:val="o"/>
      <w:lvlJc w:val="left"/>
      <w:pPr>
        <w:ind w:left="3240" w:firstLine="6120"/>
      </w:pPr>
      <w:rPr>
        <w:rFonts w:ascii="Arial" w:eastAsia="Arial" w:hAnsi="Arial" w:cs="Arial"/>
        <w:vertAlign w:val="baseline"/>
      </w:rPr>
    </w:lvl>
    <w:lvl w:ilvl="5">
      <w:start w:val="1"/>
      <w:numFmt w:val="bullet"/>
      <w:lvlText w:val="▪"/>
      <w:lvlJc w:val="left"/>
      <w:pPr>
        <w:ind w:left="3960" w:firstLine="7560"/>
      </w:pPr>
      <w:rPr>
        <w:rFonts w:ascii="Arial" w:eastAsia="Arial" w:hAnsi="Arial" w:cs="Arial"/>
        <w:vertAlign w:val="baseline"/>
      </w:rPr>
    </w:lvl>
    <w:lvl w:ilvl="6">
      <w:start w:val="1"/>
      <w:numFmt w:val="bullet"/>
      <w:lvlText w:val="●"/>
      <w:lvlJc w:val="left"/>
      <w:pPr>
        <w:ind w:left="4680" w:firstLine="9000"/>
      </w:pPr>
      <w:rPr>
        <w:rFonts w:ascii="Arial" w:eastAsia="Arial" w:hAnsi="Arial" w:cs="Arial"/>
        <w:vertAlign w:val="baseline"/>
      </w:rPr>
    </w:lvl>
    <w:lvl w:ilvl="7">
      <w:start w:val="1"/>
      <w:numFmt w:val="bullet"/>
      <w:lvlText w:val="o"/>
      <w:lvlJc w:val="left"/>
      <w:pPr>
        <w:ind w:left="5400" w:firstLine="10440"/>
      </w:pPr>
      <w:rPr>
        <w:rFonts w:ascii="Arial" w:eastAsia="Arial" w:hAnsi="Arial" w:cs="Arial"/>
        <w:vertAlign w:val="baseline"/>
      </w:rPr>
    </w:lvl>
    <w:lvl w:ilvl="8">
      <w:start w:val="1"/>
      <w:numFmt w:val="bullet"/>
      <w:lvlText w:val="▪"/>
      <w:lvlJc w:val="left"/>
      <w:pPr>
        <w:ind w:left="6120" w:firstLine="11880"/>
      </w:pPr>
      <w:rPr>
        <w:rFonts w:ascii="Arial" w:eastAsia="Arial" w:hAnsi="Arial" w:cs="Arial"/>
        <w:vertAlign w:val="baseline"/>
      </w:rPr>
    </w:lvl>
  </w:abstractNum>
  <w:abstractNum w:abstractNumId="11">
    <w:nsid w:val="527B7D68"/>
    <w:multiLevelType w:val="hybridMultilevel"/>
    <w:tmpl w:val="C70A8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54324914"/>
    <w:multiLevelType w:val="hybridMultilevel"/>
    <w:tmpl w:val="B608D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CB838A5"/>
    <w:multiLevelType w:val="hybridMultilevel"/>
    <w:tmpl w:val="885EFA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DD929E9"/>
    <w:multiLevelType w:val="hybridMultilevel"/>
    <w:tmpl w:val="FFEEE4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nsid w:val="69523907"/>
    <w:multiLevelType w:val="hybridMultilevel"/>
    <w:tmpl w:val="F2124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6D6353"/>
    <w:multiLevelType w:val="hybridMultilevel"/>
    <w:tmpl w:val="5284260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6FC077A4"/>
    <w:multiLevelType w:val="hybridMultilevel"/>
    <w:tmpl w:val="C39A6B5E"/>
    <w:lvl w:ilvl="0" w:tplc="04090001">
      <w:start w:val="1"/>
      <w:numFmt w:val="bullet"/>
      <w:lvlText w:val=""/>
      <w:lvlJc w:val="left"/>
      <w:pPr>
        <w:tabs>
          <w:tab w:val="num" w:pos="2520"/>
        </w:tabs>
        <w:ind w:left="2520" w:hanging="360"/>
      </w:pPr>
      <w:rPr>
        <w:rFonts w:ascii="Symbol" w:hAnsi="Symbol" w:hint="default"/>
      </w:rPr>
    </w:lvl>
    <w:lvl w:ilvl="1" w:tplc="0409000F">
      <w:start w:val="1"/>
      <w:numFmt w:val="decimal"/>
      <w:lvlText w:val="%2."/>
      <w:lvlJc w:val="left"/>
      <w:pPr>
        <w:tabs>
          <w:tab w:val="num" w:pos="3240"/>
        </w:tabs>
        <w:ind w:left="3240" w:hanging="360"/>
      </w:p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start w:val="1"/>
      <w:numFmt w:val="bullet"/>
      <w:lvlText w:val="o"/>
      <w:lvlJc w:val="left"/>
      <w:pPr>
        <w:tabs>
          <w:tab w:val="num" w:pos="5400"/>
        </w:tabs>
        <w:ind w:left="5400" w:hanging="360"/>
      </w:pPr>
      <w:rPr>
        <w:rFonts w:ascii="Courier New" w:hAnsi="Courier New" w:cs="Arial" w:hint="default"/>
      </w:rPr>
    </w:lvl>
    <w:lvl w:ilvl="5" w:tplc="04090005">
      <w:start w:val="1"/>
      <w:numFmt w:val="bullet"/>
      <w:lvlText w:val=""/>
      <w:lvlJc w:val="left"/>
      <w:pPr>
        <w:tabs>
          <w:tab w:val="num" w:pos="6120"/>
        </w:tabs>
        <w:ind w:left="6120" w:hanging="360"/>
      </w:pPr>
      <w:rPr>
        <w:rFonts w:ascii="Wingdings" w:hAnsi="Wingdings" w:hint="default"/>
      </w:rPr>
    </w:lvl>
    <w:lvl w:ilvl="6" w:tplc="04090001">
      <w:start w:val="1"/>
      <w:numFmt w:val="bullet"/>
      <w:lvlText w:val=""/>
      <w:lvlJc w:val="left"/>
      <w:pPr>
        <w:tabs>
          <w:tab w:val="num" w:pos="6840"/>
        </w:tabs>
        <w:ind w:left="6840" w:hanging="360"/>
      </w:pPr>
      <w:rPr>
        <w:rFonts w:ascii="Symbol" w:hAnsi="Symbol" w:hint="default"/>
      </w:rPr>
    </w:lvl>
    <w:lvl w:ilvl="7" w:tplc="04090003">
      <w:start w:val="1"/>
      <w:numFmt w:val="bullet"/>
      <w:lvlText w:val="o"/>
      <w:lvlJc w:val="left"/>
      <w:pPr>
        <w:tabs>
          <w:tab w:val="num" w:pos="7560"/>
        </w:tabs>
        <w:ind w:left="7560" w:hanging="360"/>
      </w:pPr>
      <w:rPr>
        <w:rFonts w:ascii="Courier New" w:hAnsi="Courier New" w:cs="Arial" w:hint="default"/>
      </w:rPr>
    </w:lvl>
    <w:lvl w:ilvl="8" w:tplc="04090005">
      <w:start w:val="1"/>
      <w:numFmt w:val="bullet"/>
      <w:lvlText w:val=""/>
      <w:lvlJc w:val="left"/>
      <w:pPr>
        <w:tabs>
          <w:tab w:val="num" w:pos="8280"/>
        </w:tabs>
        <w:ind w:left="8280" w:hanging="360"/>
      </w:pPr>
      <w:rPr>
        <w:rFonts w:ascii="Wingdings" w:hAnsi="Wingdings" w:hint="default"/>
      </w:rPr>
    </w:lvl>
  </w:abstractNum>
  <w:abstractNum w:abstractNumId="18">
    <w:nsid w:val="714E1A33"/>
    <w:multiLevelType w:val="hybridMultilevel"/>
    <w:tmpl w:val="9B7EBF3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Arial"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Arial"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nsid w:val="7C726447"/>
    <w:multiLevelType w:val="hybridMultilevel"/>
    <w:tmpl w:val="D1FA119A"/>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nsid w:val="7EEB4C89"/>
    <w:multiLevelType w:val="multilevel"/>
    <w:tmpl w:val="E8327FA4"/>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21">
    <w:nsid w:val="7F3B556A"/>
    <w:multiLevelType w:val="hybridMultilevel"/>
    <w:tmpl w:val="A9A2409A"/>
    <w:lvl w:ilvl="0" w:tplc="F1A4D5FA">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num w:numId="1">
    <w:abstractNumId w:val="21"/>
  </w:num>
  <w:num w:numId="2">
    <w:abstractNumId w:val="1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lvlOverride w:ilvl="1">
      <w:startOverride w:val="1"/>
    </w:lvlOverride>
    <w:lvlOverride w:ilvl="2"/>
    <w:lvlOverride w:ilvl="3"/>
    <w:lvlOverride w:ilvl="4"/>
    <w:lvlOverride w:ilvl="5"/>
    <w:lvlOverride w:ilvl="6"/>
    <w:lvlOverride w:ilvl="7"/>
    <w:lvlOverride w:ilvl="8"/>
  </w:num>
  <w:num w:numId="4">
    <w:abstractNumId w:val="14"/>
  </w:num>
  <w:num w:numId="5">
    <w:abstractNumId w:val="8"/>
  </w:num>
  <w:num w:numId="6">
    <w:abstractNumId w:val="4"/>
  </w:num>
  <w:num w:numId="7">
    <w:abstractNumId w:val="19"/>
  </w:num>
  <w:num w:numId="8">
    <w:abstractNumId w:val="3"/>
  </w:num>
  <w:num w:numId="9">
    <w:abstractNumId w:val="18"/>
  </w:num>
  <w:num w:numId="10">
    <w:abstractNumId w:val="2"/>
  </w:num>
  <w:num w:numId="11">
    <w:abstractNumId w:val="0"/>
  </w:num>
  <w:num w:numId="12">
    <w:abstractNumId w:val="1"/>
  </w:num>
  <w:num w:numId="13">
    <w:abstractNumId w:val="17"/>
  </w:num>
  <w:num w:numId="14">
    <w:abstractNumId w:val="15"/>
  </w:num>
  <w:num w:numId="15">
    <w:abstractNumId w:val="20"/>
  </w:num>
  <w:num w:numId="16">
    <w:abstractNumId w:val="10"/>
  </w:num>
  <w:num w:numId="17">
    <w:abstractNumId w:val="5"/>
  </w:num>
  <w:num w:numId="18">
    <w:abstractNumId w:val="12"/>
  </w:num>
  <w:num w:numId="19">
    <w:abstractNumId w:val="7"/>
  </w:num>
  <w:num w:numId="20">
    <w:abstractNumId w:val="13"/>
  </w:num>
  <w:num w:numId="21">
    <w:abstractNumId w:val="11"/>
  </w:num>
  <w:num w:numId="22">
    <w:abstractNumId w:val="6"/>
  </w:num>
  <w:num w:numId="23">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ai Gurunath Boggavarapu">
    <w15:presenceInfo w15:providerId="None" w15:userId="Sai Gurunath Boggavarap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124"/>
    <w:rsid w:val="00000685"/>
    <w:rsid w:val="00021DB4"/>
    <w:rsid w:val="000501E4"/>
    <w:rsid w:val="00062822"/>
    <w:rsid w:val="000B2E47"/>
    <w:rsid w:val="000B612A"/>
    <w:rsid w:val="000E6B34"/>
    <w:rsid w:val="00116289"/>
    <w:rsid w:val="001D2120"/>
    <w:rsid w:val="001D485F"/>
    <w:rsid w:val="001E7A25"/>
    <w:rsid w:val="00205B27"/>
    <w:rsid w:val="002171B0"/>
    <w:rsid w:val="0023536C"/>
    <w:rsid w:val="00240541"/>
    <w:rsid w:val="002575A8"/>
    <w:rsid w:val="002C6334"/>
    <w:rsid w:val="002C6E48"/>
    <w:rsid w:val="00304AC6"/>
    <w:rsid w:val="0031340D"/>
    <w:rsid w:val="00314251"/>
    <w:rsid w:val="00317FDE"/>
    <w:rsid w:val="00332F2A"/>
    <w:rsid w:val="003607A0"/>
    <w:rsid w:val="00380B55"/>
    <w:rsid w:val="00384683"/>
    <w:rsid w:val="003E20A2"/>
    <w:rsid w:val="003E6498"/>
    <w:rsid w:val="0040147B"/>
    <w:rsid w:val="00403A91"/>
    <w:rsid w:val="00451F52"/>
    <w:rsid w:val="00474F69"/>
    <w:rsid w:val="00492744"/>
    <w:rsid w:val="00494C57"/>
    <w:rsid w:val="00496C28"/>
    <w:rsid w:val="004E3312"/>
    <w:rsid w:val="004E7A08"/>
    <w:rsid w:val="00506F12"/>
    <w:rsid w:val="005120F6"/>
    <w:rsid w:val="005300DA"/>
    <w:rsid w:val="00530F77"/>
    <w:rsid w:val="005B75CB"/>
    <w:rsid w:val="005F5990"/>
    <w:rsid w:val="005F5D1C"/>
    <w:rsid w:val="0060695B"/>
    <w:rsid w:val="00610F9F"/>
    <w:rsid w:val="006274B0"/>
    <w:rsid w:val="0064238C"/>
    <w:rsid w:val="00691D4E"/>
    <w:rsid w:val="006D6458"/>
    <w:rsid w:val="00780DE6"/>
    <w:rsid w:val="007D4020"/>
    <w:rsid w:val="007E4ED8"/>
    <w:rsid w:val="007F2E3C"/>
    <w:rsid w:val="0080632F"/>
    <w:rsid w:val="00857F08"/>
    <w:rsid w:val="008B49E3"/>
    <w:rsid w:val="00910C3D"/>
    <w:rsid w:val="00937C38"/>
    <w:rsid w:val="009459E0"/>
    <w:rsid w:val="0098050D"/>
    <w:rsid w:val="009B2C19"/>
    <w:rsid w:val="009B7BDE"/>
    <w:rsid w:val="009F51FE"/>
    <w:rsid w:val="00A016F4"/>
    <w:rsid w:val="00A61158"/>
    <w:rsid w:val="00AB304E"/>
    <w:rsid w:val="00B249A2"/>
    <w:rsid w:val="00B41C5E"/>
    <w:rsid w:val="00B57C2C"/>
    <w:rsid w:val="00B62060"/>
    <w:rsid w:val="00B93ABC"/>
    <w:rsid w:val="00B96124"/>
    <w:rsid w:val="00BB7509"/>
    <w:rsid w:val="00BC60D3"/>
    <w:rsid w:val="00BD0AD1"/>
    <w:rsid w:val="00C458DE"/>
    <w:rsid w:val="00C66026"/>
    <w:rsid w:val="00C811C0"/>
    <w:rsid w:val="00CA4632"/>
    <w:rsid w:val="00D055E6"/>
    <w:rsid w:val="00D72EBD"/>
    <w:rsid w:val="00D96A2B"/>
    <w:rsid w:val="00DA6375"/>
    <w:rsid w:val="00DD5741"/>
    <w:rsid w:val="00DF0678"/>
    <w:rsid w:val="00E52F5E"/>
    <w:rsid w:val="00EA5E0D"/>
    <w:rsid w:val="00EC4A18"/>
    <w:rsid w:val="00F3442D"/>
    <w:rsid w:val="00F46095"/>
    <w:rsid w:val="00F53611"/>
    <w:rsid w:val="00F56887"/>
    <w:rsid w:val="00F641AA"/>
    <w:rsid w:val="00F920AC"/>
    <w:rsid w:val="00FB7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124"/>
    <w:pPr>
      <w:spacing w:after="160" w:line="259" w:lineRule="auto"/>
    </w:pPr>
  </w:style>
  <w:style w:type="paragraph" w:styleId="Heading1">
    <w:name w:val="heading 1"/>
    <w:basedOn w:val="Normal"/>
    <w:link w:val="Heading1Char"/>
    <w:uiPriority w:val="9"/>
    <w:qFormat/>
    <w:rsid w:val="005F5D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5D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uru">
    <w:name w:val="guru"/>
    <w:basedOn w:val="Normal"/>
    <w:next w:val="NoSpacing"/>
    <w:autoRedefine/>
    <w:qFormat/>
    <w:rsid w:val="005F5D1C"/>
    <w:rPr>
      <w:rFonts w:ascii="Calibri" w:hAnsi="Calibri"/>
    </w:rPr>
  </w:style>
  <w:style w:type="paragraph" w:styleId="NoSpacing">
    <w:name w:val="No Spacing"/>
    <w:link w:val="NoSpacingChar"/>
    <w:uiPriority w:val="1"/>
    <w:qFormat/>
    <w:rsid w:val="005F5D1C"/>
    <w:pPr>
      <w:spacing w:after="0" w:line="240" w:lineRule="auto"/>
    </w:pPr>
    <w:rPr>
      <w:rFonts w:ascii="Calibri" w:eastAsia="Calibri" w:hAnsi="Calibri"/>
    </w:rPr>
  </w:style>
  <w:style w:type="character" w:customStyle="1" w:styleId="Heading1Char">
    <w:name w:val="Heading 1 Char"/>
    <w:basedOn w:val="DefaultParagraphFont"/>
    <w:link w:val="Heading1"/>
    <w:uiPriority w:val="9"/>
    <w:rsid w:val="005F5D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5D1C"/>
    <w:rPr>
      <w:rFonts w:ascii="Times New Roman" w:eastAsia="Times New Roman" w:hAnsi="Times New Roman" w:cs="Times New Roman"/>
      <w:b/>
      <w:bCs/>
      <w:sz w:val="36"/>
      <w:szCs w:val="36"/>
    </w:rPr>
  </w:style>
  <w:style w:type="character" w:customStyle="1" w:styleId="NoSpacingChar">
    <w:name w:val="No Spacing Char"/>
    <w:link w:val="NoSpacing"/>
    <w:uiPriority w:val="1"/>
    <w:locked/>
    <w:rsid w:val="005F5D1C"/>
    <w:rPr>
      <w:rFonts w:ascii="Calibri" w:eastAsia="Calibri" w:hAnsi="Calibri"/>
    </w:rPr>
  </w:style>
  <w:style w:type="paragraph" w:styleId="ListParagraph">
    <w:name w:val="List Paragraph"/>
    <w:basedOn w:val="Normal"/>
    <w:link w:val="ListParagraphChar"/>
    <w:uiPriority w:val="34"/>
    <w:qFormat/>
    <w:rsid w:val="005F5D1C"/>
    <w:pPr>
      <w:ind w:left="720"/>
      <w:contextualSpacing/>
    </w:pPr>
  </w:style>
  <w:style w:type="character" w:customStyle="1" w:styleId="ListParagraphChar">
    <w:name w:val="List Paragraph Char"/>
    <w:link w:val="ListParagraph"/>
    <w:uiPriority w:val="34"/>
    <w:locked/>
    <w:rsid w:val="00B96124"/>
  </w:style>
  <w:style w:type="character" w:customStyle="1" w:styleId="normalchar">
    <w:name w:val="normal__char"/>
    <w:basedOn w:val="DefaultParagraphFont"/>
    <w:rsid w:val="00B96124"/>
  </w:style>
  <w:style w:type="character" w:customStyle="1" w:styleId="plain0020textchar">
    <w:name w:val="plain_0020text__char"/>
    <w:basedOn w:val="DefaultParagraphFont"/>
    <w:rsid w:val="00B96124"/>
  </w:style>
  <w:style w:type="character" w:customStyle="1" w:styleId="apple-style-span">
    <w:name w:val="apple-style-span"/>
    <w:basedOn w:val="DefaultParagraphFont"/>
    <w:rsid w:val="00B96124"/>
  </w:style>
  <w:style w:type="paragraph" w:customStyle="1" w:styleId="msonormalcxspmiddlecxspmiddle">
    <w:name w:val="msonormalcxspmiddlecxspmiddle"/>
    <w:basedOn w:val="Normal"/>
    <w:rsid w:val="00B96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
    <w:name w:val="msonormalcxspmiddlecxspmiddlecxspmiddle"/>
    <w:basedOn w:val="Normal"/>
    <w:rsid w:val="00B96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cxspmiddle">
    <w:name w:val="msonormalcxspmiddlecxspmiddlecxspmiddlecxspmiddle"/>
    <w:basedOn w:val="Normal"/>
    <w:rsid w:val="00B96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cxspmiddlecxspmiddle">
    <w:name w:val="msonormalcxspmiddlecxspmiddlecxspmiddlecxspmiddlecxspmiddle"/>
    <w:basedOn w:val="Normal"/>
    <w:rsid w:val="00B96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Text">
    <w:name w:val="Default Text"/>
    <w:basedOn w:val="Normal"/>
    <w:rsid w:val="00B96124"/>
    <w:pPr>
      <w:widowControl w:val="0"/>
      <w:spacing w:after="0" w:line="240" w:lineRule="auto"/>
    </w:pPr>
    <w:rPr>
      <w:rFonts w:ascii="Times New Roman" w:eastAsia="Times New Roman" w:hAnsi="Times New Roman" w:cs="Times New Roman"/>
      <w:sz w:val="20"/>
      <w:szCs w:val="20"/>
    </w:rPr>
  </w:style>
  <w:style w:type="character" w:customStyle="1" w:styleId="NoSpacingLatinCambriaChar">
    <w:name w:val="No Spacing + (Latin) Cambria Char"/>
    <w:aliases w:val="(Complex) Arial Char,(Complex) Bold Char,(Complex) Ital... Char Char"/>
    <w:link w:val="NoSpacingLatinCambria"/>
    <w:locked/>
    <w:rsid w:val="00B96124"/>
    <w:rPr>
      <w:rFonts w:ascii="Cambria" w:eastAsia="Calibri" w:hAnsi="Cambria" w:cs="Times New Roman"/>
    </w:rPr>
  </w:style>
  <w:style w:type="paragraph" w:customStyle="1" w:styleId="NoSpacingLatinCambria">
    <w:name w:val="No Spacing + (Latin) Cambria"/>
    <w:aliases w:val="(Complex) Arial,(Complex) Bold,(Complex) Ital..."/>
    <w:basedOn w:val="ListParagraph"/>
    <w:link w:val="NoSpacingLatinCambriaChar"/>
    <w:rsid w:val="00B96124"/>
    <w:pPr>
      <w:ind w:left="0"/>
      <w:jc w:val="both"/>
    </w:pPr>
    <w:rPr>
      <w:rFonts w:ascii="Cambria" w:eastAsia="Calibri" w:hAnsi="Cambria" w:cs="Times New Roman"/>
    </w:rPr>
  </w:style>
  <w:style w:type="character" w:customStyle="1" w:styleId="bold1">
    <w:name w:val="bold1"/>
    <w:rsid w:val="00B96124"/>
    <w:rPr>
      <w:rFonts w:ascii="Arial" w:hAnsi="Arial" w:cs="Arial" w:hint="default"/>
      <w:b/>
      <w:bCs/>
      <w:color w:val="000000"/>
      <w:sz w:val="18"/>
      <w:szCs w:val="18"/>
    </w:rPr>
  </w:style>
  <w:style w:type="character" w:customStyle="1" w:styleId="mainheadprod1">
    <w:name w:val="mainheadprod1"/>
    <w:rsid w:val="00B96124"/>
    <w:rPr>
      <w:rFonts w:ascii="Verdana" w:hAnsi="Verdana" w:hint="default"/>
      <w:b/>
      <w:bCs/>
      <w:color w:val="333333"/>
      <w:sz w:val="20"/>
      <w:szCs w:val="20"/>
    </w:rPr>
  </w:style>
  <w:style w:type="character" w:customStyle="1" w:styleId="NormalVerdanaChar1">
    <w:name w:val="Normal + Verdana Char1"/>
    <w:link w:val="NormalVerdana"/>
    <w:locked/>
    <w:rsid w:val="00B96124"/>
    <w:rPr>
      <w:rFonts w:ascii="Verdana" w:eastAsia="Times New Roman" w:hAnsi="Verdana"/>
    </w:rPr>
  </w:style>
  <w:style w:type="paragraph" w:customStyle="1" w:styleId="NormalVerdana">
    <w:name w:val="Normal + Verdana"/>
    <w:basedOn w:val="Normal"/>
    <w:link w:val="NormalVerdanaChar1"/>
    <w:rsid w:val="00B96124"/>
    <w:pPr>
      <w:spacing w:after="0" w:line="240" w:lineRule="auto"/>
    </w:pPr>
    <w:rPr>
      <w:rFonts w:ascii="Verdana" w:eastAsia="Times New Roman" w:hAnsi="Verdana"/>
    </w:rPr>
  </w:style>
  <w:style w:type="paragraph" w:styleId="BodyText">
    <w:name w:val="Body Text"/>
    <w:basedOn w:val="Normal"/>
    <w:link w:val="BodyTextChar"/>
    <w:uiPriority w:val="99"/>
    <w:unhideWhenUsed/>
    <w:rsid w:val="00B9612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B96124"/>
    <w:rPr>
      <w:rFonts w:ascii="Times New Roman" w:eastAsia="Times New Roman" w:hAnsi="Times New Roman" w:cs="Times New Roman"/>
      <w:sz w:val="24"/>
      <w:szCs w:val="24"/>
    </w:rPr>
  </w:style>
  <w:style w:type="paragraph" w:customStyle="1" w:styleId="Normal1">
    <w:name w:val="Normal1"/>
    <w:rsid w:val="00B96124"/>
    <w:pPr>
      <w:spacing w:after="0" w:line="240" w:lineRule="auto"/>
    </w:pPr>
    <w:rPr>
      <w:rFonts w:ascii="Times New Roman" w:eastAsia="Times New Roman" w:hAnsi="Times New Roman" w:cs="Times New Roman"/>
      <w:color w:val="000000"/>
      <w:sz w:val="24"/>
      <w:szCs w:val="24"/>
    </w:rPr>
  </w:style>
  <w:style w:type="character" w:customStyle="1" w:styleId="apple-converted-space">
    <w:name w:val="apple-converted-space"/>
    <w:basedOn w:val="DefaultParagraphFont"/>
    <w:rsid w:val="00B96124"/>
  </w:style>
  <w:style w:type="character" w:styleId="Strong">
    <w:name w:val="Strong"/>
    <w:uiPriority w:val="22"/>
    <w:qFormat/>
    <w:rsid w:val="00B96124"/>
    <w:rPr>
      <w:b/>
      <w:bCs/>
    </w:rPr>
  </w:style>
  <w:style w:type="character" w:styleId="HTMLCode">
    <w:name w:val="HTML Code"/>
    <w:basedOn w:val="DefaultParagraphFont"/>
    <w:uiPriority w:val="99"/>
    <w:semiHidden/>
    <w:unhideWhenUsed/>
    <w:rsid w:val="00B96124"/>
    <w:rPr>
      <w:rFonts w:ascii="Courier New" w:eastAsia="Times New Roman" w:hAnsi="Courier New" w:cs="Courier New"/>
      <w:sz w:val="20"/>
      <w:szCs w:val="20"/>
    </w:rPr>
  </w:style>
  <w:style w:type="character" w:styleId="Hyperlink">
    <w:name w:val="Hyperlink"/>
    <w:basedOn w:val="DefaultParagraphFont"/>
    <w:uiPriority w:val="99"/>
    <w:unhideWhenUsed/>
    <w:rsid w:val="00B96124"/>
    <w:rPr>
      <w:color w:val="0000FF" w:themeColor="hyperlink"/>
      <w:u w:val="single"/>
    </w:rPr>
  </w:style>
  <w:style w:type="paragraph" w:styleId="FootnoteText">
    <w:name w:val="footnote text"/>
    <w:basedOn w:val="Normal"/>
    <w:link w:val="FootnoteTextChar"/>
    <w:uiPriority w:val="99"/>
    <w:unhideWhenUsed/>
    <w:rsid w:val="00B96124"/>
    <w:pPr>
      <w:spacing w:after="0" w:line="240" w:lineRule="auto"/>
    </w:pPr>
    <w:rPr>
      <w:sz w:val="24"/>
      <w:szCs w:val="24"/>
    </w:rPr>
  </w:style>
  <w:style w:type="character" w:customStyle="1" w:styleId="FootnoteTextChar">
    <w:name w:val="Footnote Text Char"/>
    <w:basedOn w:val="DefaultParagraphFont"/>
    <w:link w:val="FootnoteText"/>
    <w:uiPriority w:val="99"/>
    <w:rsid w:val="00B96124"/>
    <w:rPr>
      <w:sz w:val="24"/>
      <w:szCs w:val="24"/>
    </w:rPr>
  </w:style>
  <w:style w:type="character" w:styleId="FootnoteReference">
    <w:name w:val="footnote reference"/>
    <w:basedOn w:val="DefaultParagraphFont"/>
    <w:uiPriority w:val="99"/>
    <w:unhideWhenUsed/>
    <w:rsid w:val="00B96124"/>
    <w:rPr>
      <w:vertAlign w:val="superscript"/>
    </w:rPr>
  </w:style>
  <w:style w:type="paragraph" w:styleId="Revision">
    <w:name w:val="Revision"/>
    <w:hidden/>
    <w:uiPriority w:val="99"/>
    <w:semiHidden/>
    <w:rsid w:val="00B96124"/>
    <w:pPr>
      <w:spacing w:after="0" w:line="240" w:lineRule="auto"/>
    </w:pPr>
  </w:style>
  <w:style w:type="paragraph" w:styleId="BalloonText">
    <w:name w:val="Balloon Text"/>
    <w:basedOn w:val="Normal"/>
    <w:link w:val="BalloonTextChar"/>
    <w:uiPriority w:val="99"/>
    <w:semiHidden/>
    <w:unhideWhenUsed/>
    <w:rsid w:val="00B9612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96124"/>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B96124"/>
    <w:rPr>
      <w:color w:val="800080" w:themeColor="followedHyperlink"/>
      <w:u w:val="single"/>
    </w:rPr>
  </w:style>
  <w:style w:type="character" w:styleId="Emphasis">
    <w:name w:val="Emphasis"/>
    <w:basedOn w:val="DefaultParagraphFont"/>
    <w:uiPriority w:val="20"/>
    <w:qFormat/>
    <w:rsid w:val="00BC60D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124"/>
    <w:pPr>
      <w:spacing w:after="160" w:line="259" w:lineRule="auto"/>
    </w:pPr>
  </w:style>
  <w:style w:type="paragraph" w:styleId="Heading1">
    <w:name w:val="heading 1"/>
    <w:basedOn w:val="Normal"/>
    <w:link w:val="Heading1Char"/>
    <w:uiPriority w:val="9"/>
    <w:qFormat/>
    <w:rsid w:val="005F5D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5D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uru">
    <w:name w:val="guru"/>
    <w:basedOn w:val="Normal"/>
    <w:next w:val="NoSpacing"/>
    <w:autoRedefine/>
    <w:qFormat/>
    <w:rsid w:val="005F5D1C"/>
    <w:rPr>
      <w:rFonts w:ascii="Calibri" w:hAnsi="Calibri"/>
    </w:rPr>
  </w:style>
  <w:style w:type="paragraph" w:styleId="NoSpacing">
    <w:name w:val="No Spacing"/>
    <w:link w:val="NoSpacingChar"/>
    <w:uiPriority w:val="1"/>
    <w:qFormat/>
    <w:rsid w:val="005F5D1C"/>
    <w:pPr>
      <w:spacing w:after="0" w:line="240" w:lineRule="auto"/>
    </w:pPr>
    <w:rPr>
      <w:rFonts w:ascii="Calibri" w:eastAsia="Calibri" w:hAnsi="Calibri"/>
    </w:rPr>
  </w:style>
  <w:style w:type="character" w:customStyle="1" w:styleId="Heading1Char">
    <w:name w:val="Heading 1 Char"/>
    <w:basedOn w:val="DefaultParagraphFont"/>
    <w:link w:val="Heading1"/>
    <w:uiPriority w:val="9"/>
    <w:rsid w:val="005F5D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5D1C"/>
    <w:rPr>
      <w:rFonts w:ascii="Times New Roman" w:eastAsia="Times New Roman" w:hAnsi="Times New Roman" w:cs="Times New Roman"/>
      <w:b/>
      <w:bCs/>
      <w:sz w:val="36"/>
      <w:szCs w:val="36"/>
    </w:rPr>
  </w:style>
  <w:style w:type="character" w:customStyle="1" w:styleId="NoSpacingChar">
    <w:name w:val="No Spacing Char"/>
    <w:link w:val="NoSpacing"/>
    <w:uiPriority w:val="1"/>
    <w:locked/>
    <w:rsid w:val="005F5D1C"/>
    <w:rPr>
      <w:rFonts w:ascii="Calibri" w:eastAsia="Calibri" w:hAnsi="Calibri"/>
    </w:rPr>
  </w:style>
  <w:style w:type="paragraph" w:styleId="ListParagraph">
    <w:name w:val="List Paragraph"/>
    <w:basedOn w:val="Normal"/>
    <w:link w:val="ListParagraphChar"/>
    <w:uiPriority w:val="34"/>
    <w:qFormat/>
    <w:rsid w:val="005F5D1C"/>
    <w:pPr>
      <w:ind w:left="720"/>
      <w:contextualSpacing/>
    </w:pPr>
  </w:style>
  <w:style w:type="character" w:customStyle="1" w:styleId="ListParagraphChar">
    <w:name w:val="List Paragraph Char"/>
    <w:link w:val="ListParagraph"/>
    <w:uiPriority w:val="34"/>
    <w:locked/>
    <w:rsid w:val="00B96124"/>
  </w:style>
  <w:style w:type="character" w:customStyle="1" w:styleId="normalchar">
    <w:name w:val="normal__char"/>
    <w:basedOn w:val="DefaultParagraphFont"/>
    <w:rsid w:val="00B96124"/>
  </w:style>
  <w:style w:type="character" w:customStyle="1" w:styleId="plain0020textchar">
    <w:name w:val="plain_0020text__char"/>
    <w:basedOn w:val="DefaultParagraphFont"/>
    <w:rsid w:val="00B96124"/>
  </w:style>
  <w:style w:type="character" w:customStyle="1" w:styleId="apple-style-span">
    <w:name w:val="apple-style-span"/>
    <w:basedOn w:val="DefaultParagraphFont"/>
    <w:rsid w:val="00B96124"/>
  </w:style>
  <w:style w:type="paragraph" w:customStyle="1" w:styleId="msonormalcxspmiddlecxspmiddle">
    <w:name w:val="msonormalcxspmiddlecxspmiddle"/>
    <w:basedOn w:val="Normal"/>
    <w:rsid w:val="00B96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
    <w:name w:val="msonormalcxspmiddlecxspmiddlecxspmiddle"/>
    <w:basedOn w:val="Normal"/>
    <w:rsid w:val="00B96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cxspmiddle">
    <w:name w:val="msonormalcxspmiddlecxspmiddlecxspmiddlecxspmiddle"/>
    <w:basedOn w:val="Normal"/>
    <w:rsid w:val="00B96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cxspmiddlecxspmiddle">
    <w:name w:val="msonormalcxspmiddlecxspmiddlecxspmiddlecxspmiddlecxspmiddle"/>
    <w:basedOn w:val="Normal"/>
    <w:rsid w:val="00B961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Text">
    <w:name w:val="Default Text"/>
    <w:basedOn w:val="Normal"/>
    <w:rsid w:val="00B96124"/>
    <w:pPr>
      <w:widowControl w:val="0"/>
      <w:spacing w:after="0" w:line="240" w:lineRule="auto"/>
    </w:pPr>
    <w:rPr>
      <w:rFonts w:ascii="Times New Roman" w:eastAsia="Times New Roman" w:hAnsi="Times New Roman" w:cs="Times New Roman"/>
      <w:sz w:val="20"/>
      <w:szCs w:val="20"/>
    </w:rPr>
  </w:style>
  <w:style w:type="character" w:customStyle="1" w:styleId="NoSpacingLatinCambriaChar">
    <w:name w:val="No Spacing + (Latin) Cambria Char"/>
    <w:aliases w:val="(Complex) Arial Char,(Complex) Bold Char,(Complex) Ital... Char Char"/>
    <w:link w:val="NoSpacingLatinCambria"/>
    <w:locked/>
    <w:rsid w:val="00B96124"/>
    <w:rPr>
      <w:rFonts w:ascii="Cambria" w:eastAsia="Calibri" w:hAnsi="Cambria" w:cs="Times New Roman"/>
    </w:rPr>
  </w:style>
  <w:style w:type="paragraph" w:customStyle="1" w:styleId="NoSpacingLatinCambria">
    <w:name w:val="No Spacing + (Latin) Cambria"/>
    <w:aliases w:val="(Complex) Arial,(Complex) Bold,(Complex) Ital..."/>
    <w:basedOn w:val="ListParagraph"/>
    <w:link w:val="NoSpacingLatinCambriaChar"/>
    <w:rsid w:val="00B96124"/>
    <w:pPr>
      <w:ind w:left="0"/>
      <w:jc w:val="both"/>
    </w:pPr>
    <w:rPr>
      <w:rFonts w:ascii="Cambria" w:eastAsia="Calibri" w:hAnsi="Cambria" w:cs="Times New Roman"/>
    </w:rPr>
  </w:style>
  <w:style w:type="character" w:customStyle="1" w:styleId="bold1">
    <w:name w:val="bold1"/>
    <w:rsid w:val="00B96124"/>
    <w:rPr>
      <w:rFonts w:ascii="Arial" w:hAnsi="Arial" w:cs="Arial" w:hint="default"/>
      <w:b/>
      <w:bCs/>
      <w:color w:val="000000"/>
      <w:sz w:val="18"/>
      <w:szCs w:val="18"/>
    </w:rPr>
  </w:style>
  <w:style w:type="character" w:customStyle="1" w:styleId="mainheadprod1">
    <w:name w:val="mainheadprod1"/>
    <w:rsid w:val="00B96124"/>
    <w:rPr>
      <w:rFonts w:ascii="Verdana" w:hAnsi="Verdana" w:hint="default"/>
      <w:b/>
      <w:bCs/>
      <w:color w:val="333333"/>
      <w:sz w:val="20"/>
      <w:szCs w:val="20"/>
    </w:rPr>
  </w:style>
  <w:style w:type="character" w:customStyle="1" w:styleId="NormalVerdanaChar1">
    <w:name w:val="Normal + Verdana Char1"/>
    <w:link w:val="NormalVerdana"/>
    <w:locked/>
    <w:rsid w:val="00B96124"/>
    <w:rPr>
      <w:rFonts w:ascii="Verdana" w:eastAsia="Times New Roman" w:hAnsi="Verdana"/>
    </w:rPr>
  </w:style>
  <w:style w:type="paragraph" w:customStyle="1" w:styleId="NormalVerdana">
    <w:name w:val="Normal + Verdana"/>
    <w:basedOn w:val="Normal"/>
    <w:link w:val="NormalVerdanaChar1"/>
    <w:rsid w:val="00B96124"/>
    <w:pPr>
      <w:spacing w:after="0" w:line="240" w:lineRule="auto"/>
    </w:pPr>
    <w:rPr>
      <w:rFonts w:ascii="Verdana" w:eastAsia="Times New Roman" w:hAnsi="Verdana"/>
    </w:rPr>
  </w:style>
  <w:style w:type="paragraph" w:styleId="BodyText">
    <w:name w:val="Body Text"/>
    <w:basedOn w:val="Normal"/>
    <w:link w:val="BodyTextChar"/>
    <w:uiPriority w:val="99"/>
    <w:unhideWhenUsed/>
    <w:rsid w:val="00B9612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B96124"/>
    <w:rPr>
      <w:rFonts w:ascii="Times New Roman" w:eastAsia="Times New Roman" w:hAnsi="Times New Roman" w:cs="Times New Roman"/>
      <w:sz w:val="24"/>
      <w:szCs w:val="24"/>
    </w:rPr>
  </w:style>
  <w:style w:type="paragraph" w:customStyle="1" w:styleId="Normal1">
    <w:name w:val="Normal1"/>
    <w:rsid w:val="00B96124"/>
    <w:pPr>
      <w:spacing w:after="0" w:line="240" w:lineRule="auto"/>
    </w:pPr>
    <w:rPr>
      <w:rFonts w:ascii="Times New Roman" w:eastAsia="Times New Roman" w:hAnsi="Times New Roman" w:cs="Times New Roman"/>
      <w:color w:val="000000"/>
      <w:sz w:val="24"/>
      <w:szCs w:val="24"/>
    </w:rPr>
  </w:style>
  <w:style w:type="character" w:customStyle="1" w:styleId="apple-converted-space">
    <w:name w:val="apple-converted-space"/>
    <w:basedOn w:val="DefaultParagraphFont"/>
    <w:rsid w:val="00B96124"/>
  </w:style>
  <w:style w:type="character" w:styleId="Strong">
    <w:name w:val="Strong"/>
    <w:uiPriority w:val="22"/>
    <w:qFormat/>
    <w:rsid w:val="00B96124"/>
    <w:rPr>
      <w:b/>
      <w:bCs/>
    </w:rPr>
  </w:style>
  <w:style w:type="character" w:styleId="HTMLCode">
    <w:name w:val="HTML Code"/>
    <w:basedOn w:val="DefaultParagraphFont"/>
    <w:uiPriority w:val="99"/>
    <w:semiHidden/>
    <w:unhideWhenUsed/>
    <w:rsid w:val="00B96124"/>
    <w:rPr>
      <w:rFonts w:ascii="Courier New" w:eastAsia="Times New Roman" w:hAnsi="Courier New" w:cs="Courier New"/>
      <w:sz w:val="20"/>
      <w:szCs w:val="20"/>
    </w:rPr>
  </w:style>
  <w:style w:type="character" w:styleId="Hyperlink">
    <w:name w:val="Hyperlink"/>
    <w:basedOn w:val="DefaultParagraphFont"/>
    <w:uiPriority w:val="99"/>
    <w:unhideWhenUsed/>
    <w:rsid w:val="00B96124"/>
    <w:rPr>
      <w:color w:val="0000FF" w:themeColor="hyperlink"/>
      <w:u w:val="single"/>
    </w:rPr>
  </w:style>
  <w:style w:type="paragraph" w:styleId="FootnoteText">
    <w:name w:val="footnote text"/>
    <w:basedOn w:val="Normal"/>
    <w:link w:val="FootnoteTextChar"/>
    <w:uiPriority w:val="99"/>
    <w:unhideWhenUsed/>
    <w:rsid w:val="00B96124"/>
    <w:pPr>
      <w:spacing w:after="0" w:line="240" w:lineRule="auto"/>
    </w:pPr>
    <w:rPr>
      <w:sz w:val="24"/>
      <w:szCs w:val="24"/>
    </w:rPr>
  </w:style>
  <w:style w:type="character" w:customStyle="1" w:styleId="FootnoteTextChar">
    <w:name w:val="Footnote Text Char"/>
    <w:basedOn w:val="DefaultParagraphFont"/>
    <w:link w:val="FootnoteText"/>
    <w:uiPriority w:val="99"/>
    <w:rsid w:val="00B96124"/>
    <w:rPr>
      <w:sz w:val="24"/>
      <w:szCs w:val="24"/>
    </w:rPr>
  </w:style>
  <w:style w:type="character" w:styleId="FootnoteReference">
    <w:name w:val="footnote reference"/>
    <w:basedOn w:val="DefaultParagraphFont"/>
    <w:uiPriority w:val="99"/>
    <w:unhideWhenUsed/>
    <w:rsid w:val="00B96124"/>
    <w:rPr>
      <w:vertAlign w:val="superscript"/>
    </w:rPr>
  </w:style>
  <w:style w:type="paragraph" w:styleId="Revision">
    <w:name w:val="Revision"/>
    <w:hidden/>
    <w:uiPriority w:val="99"/>
    <w:semiHidden/>
    <w:rsid w:val="00B96124"/>
    <w:pPr>
      <w:spacing w:after="0" w:line="240" w:lineRule="auto"/>
    </w:pPr>
  </w:style>
  <w:style w:type="paragraph" w:styleId="BalloonText">
    <w:name w:val="Balloon Text"/>
    <w:basedOn w:val="Normal"/>
    <w:link w:val="BalloonTextChar"/>
    <w:uiPriority w:val="99"/>
    <w:semiHidden/>
    <w:unhideWhenUsed/>
    <w:rsid w:val="00B9612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96124"/>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B96124"/>
    <w:rPr>
      <w:color w:val="800080" w:themeColor="followedHyperlink"/>
      <w:u w:val="single"/>
    </w:rPr>
  </w:style>
  <w:style w:type="character" w:styleId="Emphasis">
    <w:name w:val="Emphasis"/>
    <w:basedOn w:val="DefaultParagraphFont"/>
    <w:uiPriority w:val="20"/>
    <w:qFormat/>
    <w:rsid w:val="00BC60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270432">
      <w:bodyDiv w:val="1"/>
      <w:marLeft w:val="0"/>
      <w:marRight w:val="0"/>
      <w:marTop w:val="0"/>
      <w:marBottom w:val="0"/>
      <w:divBdr>
        <w:top w:val="none" w:sz="0" w:space="0" w:color="auto"/>
        <w:left w:val="none" w:sz="0" w:space="0" w:color="auto"/>
        <w:bottom w:val="none" w:sz="0" w:space="0" w:color="auto"/>
        <w:right w:val="none" w:sz="0" w:space="0" w:color="auto"/>
      </w:divBdr>
    </w:div>
    <w:div w:id="643005681">
      <w:bodyDiv w:val="1"/>
      <w:marLeft w:val="0"/>
      <w:marRight w:val="0"/>
      <w:marTop w:val="0"/>
      <w:marBottom w:val="0"/>
      <w:divBdr>
        <w:top w:val="none" w:sz="0" w:space="0" w:color="auto"/>
        <w:left w:val="none" w:sz="0" w:space="0" w:color="auto"/>
        <w:bottom w:val="none" w:sz="0" w:space="0" w:color="auto"/>
        <w:right w:val="none" w:sz="0" w:space="0" w:color="auto"/>
      </w:divBdr>
      <w:divsChild>
        <w:div w:id="1472752508">
          <w:marLeft w:val="0"/>
          <w:marRight w:val="0"/>
          <w:marTop w:val="0"/>
          <w:marBottom w:val="0"/>
          <w:divBdr>
            <w:top w:val="none" w:sz="0" w:space="0" w:color="auto"/>
            <w:left w:val="none" w:sz="0" w:space="0" w:color="auto"/>
            <w:bottom w:val="none" w:sz="0" w:space="0" w:color="auto"/>
            <w:right w:val="none" w:sz="0" w:space="0" w:color="auto"/>
          </w:divBdr>
        </w:div>
      </w:divsChild>
    </w:div>
    <w:div w:id="800153197">
      <w:bodyDiv w:val="1"/>
      <w:marLeft w:val="0"/>
      <w:marRight w:val="0"/>
      <w:marTop w:val="0"/>
      <w:marBottom w:val="0"/>
      <w:divBdr>
        <w:top w:val="none" w:sz="0" w:space="0" w:color="auto"/>
        <w:left w:val="none" w:sz="0" w:space="0" w:color="auto"/>
        <w:bottom w:val="none" w:sz="0" w:space="0" w:color="auto"/>
        <w:right w:val="none" w:sz="0" w:space="0" w:color="auto"/>
      </w:divBdr>
    </w:div>
    <w:div w:id="1067150424">
      <w:bodyDiv w:val="1"/>
      <w:marLeft w:val="0"/>
      <w:marRight w:val="0"/>
      <w:marTop w:val="0"/>
      <w:marBottom w:val="0"/>
      <w:divBdr>
        <w:top w:val="none" w:sz="0" w:space="0" w:color="auto"/>
        <w:left w:val="none" w:sz="0" w:space="0" w:color="auto"/>
        <w:bottom w:val="none" w:sz="0" w:space="0" w:color="auto"/>
        <w:right w:val="none" w:sz="0" w:space="0" w:color="auto"/>
      </w:divBdr>
    </w:div>
    <w:div w:id="1631091565">
      <w:bodyDiv w:val="1"/>
      <w:marLeft w:val="0"/>
      <w:marRight w:val="0"/>
      <w:marTop w:val="0"/>
      <w:marBottom w:val="0"/>
      <w:divBdr>
        <w:top w:val="none" w:sz="0" w:space="0" w:color="auto"/>
        <w:left w:val="none" w:sz="0" w:space="0" w:color="auto"/>
        <w:bottom w:val="none" w:sz="0" w:space="0" w:color="auto"/>
        <w:right w:val="none" w:sz="0" w:space="0" w:color="auto"/>
      </w:divBdr>
    </w:div>
    <w:div w:id="193470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6AABB-CC38-466D-AE4B-D505651A3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Chowdary Gorantla</dc:creator>
  <cp:lastModifiedBy>TECH ERA</cp:lastModifiedBy>
  <cp:revision>2</cp:revision>
  <dcterms:created xsi:type="dcterms:W3CDTF">2019-03-26T19:23:00Z</dcterms:created>
  <dcterms:modified xsi:type="dcterms:W3CDTF">2019-03-26T19:23:00Z</dcterms:modified>
</cp:coreProperties>
</file>